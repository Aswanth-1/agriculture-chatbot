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Pr>
        <w:drawing>
          <wp:inline distB="114300" distT="114300" distL="114300" distR="114300">
            <wp:extent cx="1272117" cy="954088"/>
            <wp:effectExtent b="0" l="0" r="0" t="0"/>
            <wp:docPr id="18"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272117" cy="954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pStyle w:val="Title"/>
        <w:spacing w:line="278.00000000000006" w:lineRule="auto"/>
        <w:ind w:firstLine="0"/>
        <w:rPr>
          <w:sz w:val="44"/>
          <w:szCs w:val="44"/>
        </w:rPr>
      </w:pPr>
      <w:r w:rsidDel="00000000" w:rsidR="00000000" w:rsidRPr="00000000">
        <w:rPr>
          <w:rtl w:val="0"/>
        </w:rPr>
        <w:t xml:space="preserve">          </w:t>
      </w:r>
      <w:r w:rsidDel="00000000" w:rsidR="00000000" w:rsidRPr="00000000">
        <w:rPr>
          <w:sz w:val="44"/>
          <w:szCs w:val="44"/>
          <w:rtl w:val="0"/>
        </w:rPr>
        <w:t xml:space="preserve">Yenepoya Institute of Arts, Science, Commerce, and Management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before="154" w:line="355" w:lineRule="auto"/>
        <w:ind w:left="3296" w:right="3652" w:firstLine="0"/>
        <w:jc w:val="center"/>
        <w:rPr>
          <w:b w:val="1"/>
          <w:bCs w:val="1"/>
          <w:sz w:val="44"/>
          <w:szCs w:val="44"/>
        </w:rPr>
      </w:pPr>
      <w:r w:rsidDel="00000000" w:rsidR="00000000" w:rsidRPr="00000000">
        <w:rPr>
          <w:b w:val="1"/>
          <w:bCs w:val="1"/>
          <w:sz w:val="44"/>
          <w:szCs w:val="44"/>
          <w:rtl w:val="0"/>
        </w:rPr>
        <w:t xml:space="preserve">Final Project Report on</w:t>
      </w:r>
    </w:p>
    <w:p w:rsidR="00000000" w:rsidDel="00000000" w:rsidP="00000000" w:rsidRDefault="00000000" w:rsidRPr="00000000" w14:paraId="00000006">
      <w:pPr>
        <w:pStyle w:val="Title"/>
        <w:spacing w:line="278.00000000000006" w:lineRule="auto"/>
        <w:ind w:left="1702" w:right="2058" w:firstLine="648.0000000000001"/>
        <w:rPr>
          <w:sz w:val="44"/>
          <w:szCs w:val="44"/>
        </w:rPr>
      </w:pPr>
      <w:r w:rsidDel="00000000" w:rsidR="00000000" w:rsidRPr="00000000">
        <w:rPr>
          <w:sz w:val="44"/>
          <w:szCs w:val="44"/>
          <w:rtl w:val="0"/>
        </w:rPr>
        <w:t xml:space="preserve">Design and Development of Natural Language Interface for Agriculture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ind w:left="720" w:firstLine="0"/>
        <w:rPr>
          <w:b w:val="1"/>
          <w:bCs w:val="1"/>
          <w:sz w:val="28"/>
          <w:szCs w:val="28"/>
        </w:rPr>
      </w:pPr>
      <w:r w:rsidDel="00000000" w:rsidR="00000000" w:rsidRPr="00000000">
        <w:rPr>
          <w:b w:val="1"/>
          <w:bCs w:val="1"/>
          <w:sz w:val="28"/>
          <w:szCs w:val="28"/>
          <w:rtl w:val="0"/>
        </w:rPr>
        <w:t xml:space="preserve"> Student Name: Aswanth M 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b w:val="1"/>
          <w:bCs w:val="1"/>
          <w:sz w:val="20"/>
          <w:szCs w:val="20"/>
        </w:rPr>
      </w:pPr>
      <w:r w:rsidDel="00000000" w:rsidR="00000000" w:rsidRPr="00000000">
        <w:rPr>
          <w:rtl w:val="0"/>
        </w:rPr>
      </w:r>
    </w:p>
    <w:tbl>
      <w:tblPr>
        <w:tblStyle w:val="Table1"/>
        <w:tblW w:w="10350.0" w:type="dxa"/>
        <w:jc w:val="left"/>
        <w:tblInd w:w="7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95"/>
        <w:gridCol w:w="2535"/>
        <w:gridCol w:w="2160"/>
        <w:gridCol w:w="3360"/>
        <w:tblGridChange w:id="0">
          <w:tblGrid>
            <w:gridCol w:w="2295"/>
            <w:gridCol w:w="2535"/>
            <w:gridCol w:w="2160"/>
            <w:gridCol w:w="3360"/>
          </w:tblGrid>
        </w:tblGridChange>
      </w:tblGrid>
      <w:tr>
        <w:trPr>
          <w:cantSplit w:val="0"/>
          <w:trHeight w:val="310" w:hRule="atLeast"/>
          <w:tblHeader w:val="0"/>
        </w:trPr>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Industry Mentor:</w:t>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 Shashank</w:t>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7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91" w:lineRule="auto"/>
              <w:ind w:left="11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Guided by: Praveen</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940" w:top="1820" w:left="720" w:right="360" w:header="806" w:footer="747"/>
          <w:pgNumType w:start="1"/>
        </w:sectPr>
      </w:pPr>
      <w:r w:rsidDel="00000000" w:rsidR="00000000" w:rsidRPr="00000000">
        <w:rPr>
          <w:rtl w:val="0"/>
        </w:rPr>
      </w:r>
    </w:p>
    <w:p w:rsidR="00000000" w:rsidDel="00000000" w:rsidP="00000000" w:rsidRDefault="00000000" w:rsidRPr="00000000" w14:paraId="00000018">
      <w:pPr>
        <w:spacing w:before="235" w:lineRule="auto"/>
        <w:ind w:left="655" w:right="1007" w:firstLine="0"/>
        <w:jc w:val="center"/>
        <w:rPr>
          <w:b w:val="1"/>
          <w:bCs w:val="1"/>
          <w:sz w:val="36"/>
          <w:szCs w:val="36"/>
        </w:rPr>
      </w:pPr>
      <w:r w:rsidDel="00000000" w:rsidR="00000000" w:rsidRPr="00000000">
        <w:rPr>
          <w:b w:val="1"/>
          <w:bCs w:val="1"/>
          <w:sz w:val="36"/>
          <w:szCs w:val="36"/>
          <w:u w:val="single"/>
          <w:rtl w:val="0"/>
        </w:rPr>
        <w:t xml:space="preserve">Table of Contents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7904"/>
        </w:tabs>
        <w:spacing w:after="0" w:before="224" w:line="240" w:lineRule="auto"/>
        <w:ind w:left="960" w:right="0" w:hanging="240"/>
        <w:jc w:val="left"/>
        <w:rPr/>
      </w:pPr>
      <w:hyperlink w:anchor="_rm02p3taj6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7904"/>
        </w:tabs>
        <w:spacing w:after="0" w:before="204" w:line="240" w:lineRule="auto"/>
        <w:ind w:left="960" w:right="0" w:hanging="240"/>
        <w:jc w:val="left"/>
        <w:rPr/>
      </w:pPr>
      <w:hyperlink w:anchor="_9vefu7h352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45"/>
          <w:tab w:val="right" w:leader="none" w:pos="7923"/>
        </w:tabs>
        <w:spacing w:after="0" w:before="204" w:line="240" w:lineRule="auto"/>
        <w:ind w:left="1545" w:right="0" w:hanging="345"/>
        <w:jc w:val="left"/>
        <w:rPr/>
      </w:pPr>
      <w:hyperlink w:anchor="_chwtb26ary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55"/>
          <w:tab w:val="right" w:leader="none" w:pos="7942"/>
        </w:tabs>
        <w:spacing w:after="0" w:before="204" w:line="240" w:lineRule="auto"/>
        <w:ind w:left="1555" w:right="0" w:hanging="355"/>
        <w:jc w:val="left"/>
        <w:rPr/>
      </w:pPr>
      <w:hyperlink w:anchor="_jcnm8zb76a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59"/>
          <w:tab w:val="right" w:leader="none" w:pos="7962"/>
        </w:tabs>
        <w:spacing w:after="0" w:before="202" w:line="240" w:lineRule="auto"/>
        <w:ind w:left="1559" w:right="0" w:hanging="359.00000000000006"/>
        <w:jc w:val="left"/>
        <w:rPr/>
      </w:pPr>
      <w:hyperlink w:anchor="_adbmfworu3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Architecture</w:t>
          <w:tab/>
        </w:r>
      </w:hyperlink>
      <w:r w:rsidDel="00000000" w:rsidR="00000000" w:rsidRPr="00000000">
        <w:rPr>
          <w:rtl w:val="0"/>
        </w:rPr>
        <w:t xml:space="preserve">6</w:t>
      </w:r>
    </w:p>
    <w:p w:rsidR="00000000" w:rsidDel="00000000" w:rsidP="00000000" w:rsidRDefault="00000000" w:rsidRPr="00000000" w14:paraId="0000001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59"/>
          <w:tab w:val="right" w:leader="none" w:pos="7942"/>
        </w:tabs>
        <w:spacing w:after="0" w:before="204" w:line="240" w:lineRule="auto"/>
        <w:ind w:left="1559" w:right="0" w:hanging="359.00000000000006"/>
        <w:jc w:val="left"/>
        <w:rPr/>
      </w:pPr>
      <w:hyperlink w:anchor="_bv6aipyf6c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Architecture</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7918"/>
        </w:tabs>
        <w:spacing w:after="0" w:before="207" w:line="240" w:lineRule="auto"/>
        <w:ind w:left="960" w:right="0" w:hanging="240"/>
        <w:jc w:val="left"/>
        <w:rPr/>
      </w:pPr>
      <w:hyperlink w:anchor="_w3hmhns850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59"/>
          <w:tab w:val="right" w:leader="none" w:pos="7942"/>
        </w:tabs>
        <w:spacing w:after="0" w:before="204" w:line="240" w:lineRule="auto"/>
        <w:ind w:left="1559" w:right="0" w:hanging="359.00000000000006"/>
        <w:jc w:val="left"/>
        <w:rPr/>
      </w:pPr>
      <w:hyperlink w:anchor="_rqhnjseex0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2160"/>
          <w:tab w:val="right" w:leader="none" w:pos="7950"/>
        </w:tabs>
        <w:spacing w:after="0" w:before="204" w:line="240" w:lineRule="auto"/>
        <w:ind w:left="2160" w:right="0" w:hanging="540"/>
        <w:jc w:val="left"/>
        <w:rPr/>
      </w:pPr>
      <w:hyperlink w:anchor="_p28ovsfyx7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2160"/>
          <w:tab w:val="right" w:leader="none" w:pos="7976"/>
        </w:tabs>
        <w:spacing w:after="0" w:before="204" w:line="240" w:lineRule="auto"/>
        <w:ind w:left="2160" w:right="0" w:hanging="540"/>
        <w:jc w:val="left"/>
        <w:rPr/>
      </w:pPr>
      <w:hyperlink w:anchor="_svxo02mc2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Requirements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2160"/>
          <w:tab w:val="right" w:leader="none" w:pos="8041"/>
        </w:tabs>
        <w:spacing w:after="0" w:before="204" w:line="240" w:lineRule="auto"/>
        <w:ind w:left="2160" w:right="0" w:hanging="540"/>
        <w:jc w:val="left"/>
        <w:rPr/>
      </w:pPr>
      <w:hyperlink w:anchor="_ts8xv9lv4i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Requirements</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9"/>
          <w:tab w:val="right" w:leader="none" w:pos="8034"/>
        </w:tabs>
        <w:spacing w:after="0" w:before="202" w:line="240" w:lineRule="auto"/>
        <w:ind w:left="1499" w:right="0" w:hanging="359.00000000000006"/>
        <w:jc w:val="left"/>
        <w:rPr/>
      </w:pPr>
      <w:hyperlink w:anchor="_1l7a3pezc1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Architecture</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9"/>
          <w:tab w:val="right" w:leader="none" w:pos="8065"/>
        </w:tabs>
        <w:spacing w:after="0" w:before="204" w:line="240" w:lineRule="auto"/>
        <w:ind w:left="1499" w:right="0" w:hanging="359.00000000000006"/>
        <w:jc w:val="left"/>
        <w:rPr/>
      </w:pPr>
      <w:hyperlink w:anchor="_2op86xwtlw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w:t>
          <w:tab/>
          <w:t xml:space="preserve">1</w:t>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5"/>
          <w:tab w:val="right" w:leader="none" w:pos="8024"/>
        </w:tabs>
        <w:spacing w:after="0" w:before="204" w:line="240" w:lineRule="auto"/>
        <w:ind w:left="1495" w:right="0" w:hanging="355"/>
        <w:jc w:val="left"/>
        <w:rPr/>
      </w:pPr>
      <w:hyperlink w:anchor="_ym5lc248htj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tab/>
        </w:r>
      </w:hyperlink>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9"/>
          <w:tab w:val="right" w:leader="none" w:pos="8019"/>
        </w:tabs>
        <w:spacing w:after="0" w:before="204" w:line="240" w:lineRule="auto"/>
        <w:ind w:left="1499" w:right="0" w:hanging="359.00000000000006"/>
        <w:jc w:val="left"/>
        <w:rPr/>
      </w:pPr>
      <w:hyperlink w:anchor="_rm0p9xo4vp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Graphical User Interface (GUI) Layout</w:t>
          <w:tab/>
        </w:r>
      </w:hyperlink>
      <w:r w:rsidDel="00000000" w:rsidR="00000000" w:rsidRPr="00000000">
        <w:rPr>
          <w:sz w:val="24"/>
          <w:szCs w:val="24"/>
          <w:rtl w:val="0"/>
        </w:rPr>
        <w:t xml:space="preserve">19</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9"/>
          <w:tab w:val="right" w:leader="none" w:pos="7993"/>
        </w:tabs>
        <w:spacing w:after="0" w:before="204" w:line="240" w:lineRule="auto"/>
        <w:ind w:left="1499" w:right="0" w:hanging="359.00000000000006"/>
        <w:jc w:val="left"/>
        <w:rPr/>
      </w:pPr>
      <w:hyperlink w:anchor="_97a3idq714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Testing</w:t>
          <w:tab/>
          <w:t xml:space="preserve">2</w:t>
        </w:r>
      </w:hyperlink>
      <w:r w:rsidDel="00000000" w:rsidR="00000000" w:rsidRPr="00000000">
        <w:rPr>
          <w:rtl w:val="0"/>
        </w:rPr>
        <w:t xml:space="preserve">2</w:t>
      </w:r>
    </w:p>
    <w:p w:rsidR="00000000" w:rsidDel="00000000" w:rsidP="00000000" w:rsidRDefault="00000000" w:rsidRPr="00000000" w14:paraId="0000002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99"/>
          <w:tab w:val="right" w:leader="none" w:pos="8000"/>
        </w:tabs>
        <w:spacing w:after="0" w:before="204" w:line="240" w:lineRule="auto"/>
        <w:ind w:left="1499" w:right="0" w:hanging="359.00000000000006"/>
        <w:jc w:val="left"/>
        <w:rPr/>
      </w:pPr>
      <w:hyperlink w:anchor="_x5ssp351je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tab/>
          <w:t xml:space="preserve">2</w:t>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8026"/>
        </w:tabs>
        <w:spacing w:after="0" w:before="204" w:line="240" w:lineRule="auto"/>
        <w:ind w:left="9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Snapshots of the Project</w:t>
        <w:tab/>
        <w:t xml:space="preserve">2</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7969"/>
        </w:tabs>
        <w:spacing w:after="0" w:before="202" w:line="240" w:lineRule="auto"/>
        <w:ind w:left="960" w:right="0" w:hanging="240"/>
        <w:jc w:val="left"/>
        <w:rPr/>
      </w:pPr>
      <w:hyperlink w:anchor="_h2xl2hu0n2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tab/>
        </w:r>
      </w:hyperlink>
      <w:r w:rsidDel="00000000" w:rsidR="00000000" w:rsidRPr="00000000">
        <w:rPr>
          <w:sz w:val="24"/>
          <w:szCs w:val="24"/>
          <w:rtl w:val="0"/>
        </w:rPr>
        <w:t xml:space="preserve">29</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8000"/>
        </w:tabs>
        <w:spacing w:after="0" w:before="204" w:line="240" w:lineRule="auto"/>
        <w:ind w:left="960" w:right="0" w:hanging="240"/>
        <w:jc w:val="left"/>
        <w:rPr/>
      </w:pPr>
      <w:hyperlink w:anchor="_8gu96hwrz7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Development or Research</w:t>
          <w:tab/>
          <w:t xml:space="preserve">3</w:t>
        </w:r>
      </w:hyperlink>
      <w:r w:rsidDel="00000000" w:rsidR="00000000" w:rsidRPr="00000000">
        <w:rPr>
          <w:rtl w:val="0"/>
        </w:rPr>
        <w:t xml:space="preserve">0</w:t>
      </w:r>
    </w:p>
    <w:p w:rsidR="00000000" w:rsidDel="00000000" w:rsidP="00000000" w:rsidRDefault="00000000" w:rsidRPr="00000000" w14:paraId="0000002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60"/>
          <w:tab w:val="right" w:leader="none" w:pos="7966"/>
        </w:tabs>
        <w:spacing w:after="0" w:before="204" w:line="240" w:lineRule="auto"/>
        <w:ind w:left="960" w:right="0" w:hanging="240"/>
        <w:jc w:val="left"/>
        <w:rPr/>
      </w:pPr>
      <w:hyperlink w:anchor="_v2z5guuozf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3</w:t>
        </w:r>
      </w:hyperlink>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45"/>
          <w:tab w:val="right" w:leader="none" w:pos="7954"/>
        </w:tabs>
        <w:spacing w:after="0" w:before="204" w:line="240" w:lineRule="auto"/>
        <w:ind w:left="945" w:right="0" w:hanging="225"/>
        <w:jc w:val="left"/>
        <w:rPr/>
      </w:pPr>
      <w:hyperlink w:anchor="_z5336fvi37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w:t>
          <w:tab/>
          <w:t xml:space="preserve">3</w:t>
        </w:r>
      </w:hyperlink>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552"/>
          <w:tab w:val="right" w:leader="none" w:pos="7938"/>
        </w:tabs>
        <w:spacing w:after="0" w:before="204" w:line="240" w:lineRule="auto"/>
        <w:ind w:left="1552" w:right="0" w:hanging="352"/>
        <w:jc w:val="left"/>
        <w:rPr/>
        <w:sectPr>
          <w:type w:val="nextPage"/>
          <w:pgSz w:h="15840" w:w="12240" w:orient="portrait"/>
          <w:pgMar w:bottom="1020" w:top="1820" w:left="720" w:right="360" w:header="806" w:footer="74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Progress Reports</w:t>
        <w:tab/>
        <w:t xml:space="preserve">3</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30">
      <w:pPr>
        <w:pStyle w:val="Heading1"/>
        <w:numPr>
          <w:ilvl w:val="0"/>
          <w:numId w:val="19"/>
        </w:numPr>
        <w:tabs>
          <w:tab w:val="left" w:leader="none" w:pos="1439"/>
        </w:tabs>
        <w:spacing w:after="0" w:before="235" w:line="240" w:lineRule="auto"/>
        <w:ind w:left="1439" w:right="0" w:hanging="359.00000000000006"/>
        <w:jc w:val="left"/>
        <w:rPr/>
      </w:pPr>
      <w:bookmarkStart w:colFirst="0" w:colLast="0" w:name="_rm02p3taj6fy" w:id="0"/>
      <w:bookmarkEnd w:id="0"/>
      <w:r w:rsidDel="00000000" w:rsidR="00000000" w:rsidRPr="00000000">
        <w:rPr>
          <w:rtl w:val="0"/>
        </w:rPr>
        <w:t xml:space="preserve">Executive Summary</w:t>
      </w:r>
    </w:p>
    <w:p w:rsidR="00000000" w:rsidDel="00000000" w:rsidP="00000000" w:rsidRDefault="00000000" w:rsidRPr="00000000" w14:paraId="00000031">
      <w:pPr>
        <w:tabs>
          <w:tab w:val="left" w:leader="none" w:pos="1439"/>
        </w:tabs>
        <w:ind w:left="1440" w:firstLine="0"/>
        <w:rPr/>
      </w:pPr>
      <w:r w:rsidDel="00000000" w:rsidR="00000000" w:rsidRPr="00000000">
        <w:rPr>
          <w:rtl w:val="0"/>
        </w:rPr>
      </w:r>
    </w:p>
    <w:p w:rsidR="00000000" w:rsidDel="00000000" w:rsidP="00000000" w:rsidRDefault="00000000" w:rsidRPr="00000000" w14:paraId="00000032">
      <w:pPr>
        <w:spacing w:before="368" w:line="360" w:lineRule="auto"/>
        <w:ind w:left="720" w:right="1095" w:firstLine="0"/>
        <w:rPr>
          <w:sz w:val="24"/>
          <w:szCs w:val="24"/>
        </w:rPr>
      </w:pPr>
      <w:r w:rsidDel="00000000" w:rsidR="00000000" w:rsidRPr="00000000">
        <w:rPr>
          <w:sz w:val="24"/>
          <w:szCs w:val="24"/>
          <w:rtl w:val="0"/>
        </w:rPr>
        <w:t xml:space="preserve">This project presents  ‘AgriFlow Assistant’, a Natural Language Interface for Agriculture Infrastructure designed to provide farmers with instant, accurate, and accessible guidance. Developed entirely in Python, the system operates as a conversational chatbot accessible via a web browser and a command-line interface (CLI). It aims to bridge the information gap for farmers by providing insights on crucial topics such as crop status, soil health, fertilizer recommendations, weather updates, and irrigation, all without requiring an active internet connection or expensive hardware.</w:t>
      </w:r>
    </w:p>
    <w:p w:rsidR="00000000" w:rsidDel="00000000" w:rsidP="00000000" w:rsidRDefault="00000000" w:rsidRPr="00000000" w14:paraId="00000033">
      <w:pPr>
        <w:spacing w:before="368" w:line="360" w:lineRule="auto"/>
        <w:ind w:left="720" w:right="1095" w:firstLine="0"/>
        <w:rPr>
          <w:sz w:val="24"/>
          <w:szCs w:val="24"/>
        </w:rPr>
      </w:pPr>
      <w:r w:rsidDel="00000000" w:rsidR="00000000" w:rsidRPr="00000000">
        <w:rPr>
          <w:sz w:val="24"/>
          <w:szCs w:val="24"/>
          <w:rtl w:val="0"/>
        </w:rPr>
        <w:t xml:space="preserve">The system follows a modular architecture, utilizing native Python libraries to ensure a lightweight footprint. It features a custom HTTP server exposing RESTful APIs, a robust keyword-matching natural language processor (`command_handler.py`), and a static, in-memory NoSQL data store (`agriculture_data.py`). The frontend is built using pure HTML, CSS, and JavaScript, ensuring high responsiveness and broad compatibility across devices.</w:t>
      </w:r>
    </w:p>
    <w:p w:rsidR="00000000" w:rsidDel="00000000" w:rsidP="00000000" w:rsidRDefault="00000000" w:rsidRPr="00000000" w14:paraId="00000034">
      <w:pPr>
        <w:spacing w:before="368" w:line="360" w:lineRule="auto"/>
        <w:ind w:left="720" w:right="1095"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Through rigorous manual testing, the AgriFlow Assistant has proven to be highly reliable, executing queries with sub-millisecond response times. By demonstrating the effectiveness of a clean, stateless architecture and shared backend logic, this project lays a strong foundation for future advancements, including regional language support, AI integration, and real-time IoT sensor connectivity.</w:t>
      </w:r>
    </w:p>
    <w:p w:rsidR="00000000" w:rsidDel="00000000" w:rsidP="00000000" w:rsidRDefault="00000000" w:rsidRPr="00000000" w14:paraId="00000035">
      <w:pPr>
        <w:pStyle w:val="Heading1"/>
        <w:numPr>
          <w:ilvl w:val="0"/>
          <w:numId w:val="19"/>
        </w:numPr>
        <w:tabs>
          <w:tab w:val="left" w:leader="none" w:pos="1439"/>
        </w:tabs>
        <w:spacing w:after="0" w:before="96" w:line="240" w:lineRule="auto"/>
        <w:ind w:left="1439" w:right="0" w:hanging="359.00000000000006"/>
        <w:rPr/>
      </w:pPr>
      <w:bookmarkStart w:colFirst="0" w:colLast="0" w:name="_9vefu7h352ej" w:id="1"/>
      <w:bookmarkEnd w:id="1"/>
      <w:r w:rsidDel="00000000" w:rsidR="00000000" w:rsidRPr="00000000">
        <w:rPr>
          <w:rtl w:val="0"/>
        </w:rPr>
        <w:t xml:space="preserve">Background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0" w:lineRule="auto"/>
        <w:ind w:left="720" w:right="1095"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Agriculture supports the livelihoods of more than half of India's working population and contributes significantly to national food security. Despite its importance, the sector faces persistent challenges: limited access to timely advisory services, low digital literacy among farmers, poor connectivity in rural areas, and the high cost of expert consultation. Studies have consistently shown that access to timely and accurate information significantly improves crop yields, reduces input wastage, and increases farm profitability.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0" w:lineRule="auto"/>
        <w:ind w:left="720" w:right="1095" w:firstLine="0"/>
        <w:jc w:val="left"/>
        <w:rPr>
          <w:sz w:val="24"/>
          <w:szCs w:val="24"/>
        </w:rPr>
      </w:pPr>
      <w:r w:rsidDel="00000000" w:rsidR="00000000" w:rsidRPr="00000000">
        <w:rPr>
          <w:sz w:val="24"/>
          <w:szCs w:val="24"/>
          <w:rtl w:val="0"/>
        </w:rPr>
        <w:t xml:space="preserve">The rapid proliferation of affordable smartphones and basic internet connectivity, even in semi-rural areas, has created an opportunity to deliver digital advisory services directly to farmers. Conversational interfaces — chatbots — are particularly well suited to this context because they mimic natural dialogue, require no special training to operate, and can be deployed on platforms that farmers already use, such as web browsers and messaging applications.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0" w:lineRule="auto"/>
        <w:ind w:left="720" w:right="1095" w:firstLine="0"/>
        <w:jc w:val="left"/>
        <w:rPr>
          <w:sz w:val="24"/>
          <w:szCs w:val="24"/>
        </w:rPr>
      </w:pPr>
      <w:r w:rsidDel="00000000" w:rsidR="00000000" w:rsidRPr="00000000">
        <w:rPr>
          <w:sz w:val="24"/>
          <w:szCs w:val="24"/>
          <w:rtl w:val="0"/>
        </w:rPr>
        <w:t xml:space="preserve">Existing agricultural information systems provide valuable services but are often constrained by language barriers, the need for expert human intermediaries, and limited availability outside business hours. A software-based conversational system that can respond instantly at any time of day without human intervention addresses these limitations directly.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60" w:lineRule="auto"/>
        <w:ind w:left="720" w:right="1095" w:firstLine="0"/>
        <w:jc w:val="left"/>
        <w:rPr>
          <w:sz w:val="24"/>
          <w:szCs w:val="24"/>
        </w:rPr>
      </w:pPr>
      <w:r w:rsidDel="00000000" w:rsidR="00000000" w:rsidRPr="00000000">
        <w:rPr>
          <w:rtl w:val="0"/>
        </w:rPr>
      </w:r>
    </w:p>
    <w:p w:rsidR="00000000" w:rsidDel="00000000" w:rsidP="00000000" w:rsidRDefault="00000000" w:rsidRPr="00000000" w14:paraId="0000003A">
      <w:pPr>
        <w:pStyle w:val="Heading2"/>
        <w:numPr>
          <w:ilvl w:val="1"/>
          <w:numId w:val="19"/>
        </w:numPr>
        <w:tabs>
          <w:tab w:val="left" w:leader="none" w:pos="1182"/>
        </w:tabs>
        <w:spacing w:after="0" w:before="0" w:line="240" w:lineRule="auto"/>
        <w:ind w:left="1182" w:right="0" w:hanging="462"/>
        <w:jc w:val="left"/>
        <w:rPr/>
      </w:pPr>
      <w:bookmarkStart w:colFirst="0" w:colLast="0" w:name="_chwtb26aryph" w:id="2"/>
      <w:bookmarkEnd w:id="2"/>
      <w:r w:rsidDel="00000000" w:rsidR="00000000" w:rsidRPr="00000000">
        <w:rPr>
          <w:rtl w:val="0"/>
        </w:rPr>
        <w:t xml:space="preserve">Aim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360" w:lineRule="auto"/>
        <w:ind w:left="720" w:right="1095"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aim of this project is to design, develop, and evaluate a natural language interface for agriculture infrastructure that enables farmers and agricultural workers to obtain instant, accurate, and actionable farming guidance through a conversational chatbot accessible via both a web browser and a command-line terminal</w:t>
      </w:r>
      <w:r w:rsidDel="00000000" w:rsidR="00000000" w:rsidRPr="00000000">
        <w:rPr>
          <w:sz w:val="24"/>
          <w:szCs w:val="24"/>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360" w:lineRule="auto"/>
        <w:ind w:left="720" w:right="1095" w:firstLine="0"/>
        <w:jc w:val="left"/>
        <w:rPr>
          <w:sz w:val="24"/>
          <w:szCs w:val="24"/>
        </w:rPr>
      </w:pPr>
      <w:r w:rsidDel="00000000" w:rsidR="00000000" w:rsidRPr="00000000">
        <w:rPr>
          <w:b w:val="1"/>
          <w:bCs w:val="1"/>
          <w:i w:val="0"/>
          <w:iCs w:val="0"/>
          <w:smallCaps w:val="0"/>
          <w:strike w:val="0"/>
          <w:color w:val="000000"/>
          <w:sz w:val="24"/>
          <w:szCs w:val="24"/>
          <w:u w:val="single"/>
          <w:shd w:fill="auto" w:val="clear"/>
          <w:vertAlign w:val="baseline"/>
          <w:rtl w:val="0"/>
        </w:rPr>
        <w:t xml:space="preserve">Key Objectives</w:t>
      </w:r>
      <w:r w:rsidDel="00000000" w:rsidR="00000000" w:rsidRPr="00000000">
        <w:rPr>
          <w:b w:val="1"/>
          <w:bCs w:val="1"/>
          <w:sz w:val="24"/>
          <w:szCs w:val="24"/>
          <w:u w:val="singl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design and implement a modular Python-based chatbot system with clearly separated responsibilities for data storage, logic processing, interface delivery, and utility functions.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develop a keyword-based natural language understanding component capable of classifying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queries into defined topic categories and generating appropriate responses.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360" w:lineRule="auto"/>
        <w:ind w:left="720" w:right="10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create a comprehensive agriculture knowledge base covering crop status, soil health, fertilizer recommendations, weather updates, irrigation guidance, and farming tips.</w:t>
      </w:r>
    </w:p>
    <w:p w:rsidR="00000000" w:rsidDel="00000000" w:rsidP="00000000" w:rsidRDefault="00000000" w:rsidRPr="00000000" w14:paraId="0000003E">
      <w:pPr>
        <w:spacing w:before="345" w:line="360" w:lineRule="auto"/>
        <w:ind w:left="720" w:right="109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implement a lightweight Python HTTP web server that exposes RESTful API endpoints.</w:t>
      </w:r>
    </w:p>
    <w:p w:rsidR="00000000" w:rsidDel="00000000" w:rsidP="00000000" w:rsidRDefault="00000000" w:rsidRPr="00000000" w14:paraId="0000003F">
      <w:pPr>
        <w:spacing w:before="345" w:line="360" w:lineRule="auto"/>
        <w:ind w:left="720" w:right="109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build a browser-accessible frontend using standard HTML, CSS, and JavaScript </w:t>
      </w:r>
    </w:p>
    <w:p w:rsidR="00000000" w:rsidDel="00000000" w:rsidP="00000000" w:rsidRDefault="00000000" w:rsidRPr="00000000" w14:paraId="00000040">
      <w:pPr>
        <w:spacing w:before="345" w:line="360" w:lineRule="auto"/>
        <w:ind w:left="720" w:right="1095" w:firstLine="0"/>
        <w:rPr>
          <w:b w:val="1"/>
          <w:bCs w:val="1"/>
          <w:sz w:val="32"/>
          <w:szCs w:val="32"/>
        </w:rPr>
      </w:pPr>
      <w:r w:rsidDel="00000000" w:rsidR="00000000" w:rsidRPr="00000000">
        <w:rPr>
          <w:b w:val="1"/>
          <w:bCs w:val="1"/>
          <w:sz w:val="32"/>
          <w:szCs w:val="32"/>
          <w:rtl w:val="0"/>
        </w:rPr>
        <w:t xml:space="preserve">2.2Technologies</w:t>
      </w:r>
    </w:p>
    <w:p w:rsidR="00000000" w:rsidDel="00000000" w:rsidP="00000000" w:rsidRDefault="00000000" w:rsidRPr="00000000" w14:paraId="00000041">
      <w:pPr>
        <w:spacing w:before="343" w:line="362" w:lineRule="auto"/>
        <w:ind w:left="720" w:firstLine="0"/>
        <w:rPr>
          <w:sz w:val="24"/>
          <w:szCs w:val="24"/>
        </w:rPr>
      </w:pPr>
      <w:r w:rsidDel="00000000" w:rsidR="00000000" w:rsidRPr="00000000">
        <w:rPr>
          <w:sz w:val="24"/>
          <w:szCs w:val="24"/>
          <w:rtl w:val="0"/>
        </w:rPr>
        <w:t xml:space="preserve">The project uses a carefully selected set of lightweight technologies that minimise external dependencies while demonstrating key software development concepts.</w:t>
      </w:r>
    </w:p>
    <w:p w:rsidR="00000000" w:rsidDel="00000000" w:rsidP="00000000" w:rsidRDefault="00000000" w:rsidRPr="00000000" w14:paraId="00000042">
      <w:pPr>
        <w:spacing w:before="343" w:line="362" w:lineRule="auto"/>
        <w:ind w:left="720" w:firstLine="0"/>
        <w:rPr>
          <w:sz w:val="24"/>
          <w:szCs w:val="24"/>
        </w:rPr>
      </w:pPr>
      <w:r w:rsidDel="00000000" w:rsidR="00000000" w:rsidRPr="00000000">
        <w:rPr>
          <w:b w:val="1"/>
          <w:bCs w:val="1"/>
          <w:sz w:val="24"/>
          <w:szCs w:val="24"/>
          <w:u w:val="single"/>
          <w:rtl w:val="0"/>
        </w:rPr>
        <w:t xml:space="preserve">1. Python 3.x (Backend Core):  </w:t>
      </w:r>
      <w:r w:rsidDel="00000000" w:rsidR="00000000" w:rsidRPr="00000000">
        <w:rPr>
          <w:sz w:val="24"/>
          <w:szCs w:val="24"/>
          <w:rtl w:val="0"/>
        </w:rPr>
        <w:t xml:space="preserve">                                                                                                                     Python is the primary programming language for all backend components. It was selected for its readability, extensive standard library, and rapid development capability. The project uses only Python's built-in modules (`http.server`, `json`, `datetime`, `random`, `pathlib`, `mimetypes`).</w:t>
      </w:r>
    </w:p>
    <w:p w:rsidR="00000000" w:rsidDel="00000000" w:rsidP="00000000" w:rsidRDefault="00000000" w:rsidRPr="00000000" w14:paraId="00000043">
      <w:pPr>
        <w:spacing w:before="343" w:line="362" w:lineRule="auto"/>
        <w:ind w:left="720" w:firstLine="0"/>
        <w:rPr>
          <w:sz w:val="24"/>
          <w:szCs w:val="24"/>
        </w:rPr>
      </w:pPr>
      <w:r w:rsidDel="00000000" w:rsidR="00000000" w:rsidRPr="00000000">
        <w:rPr>
          <w:b w:val="1"/>
          <w:bCs w:val="1"/>
          <w:sz w:val="24"/>
          <w:szCs w:val="24"/>
          <w:u w:val="single"/>
          <w:rtl w:val="0"/>
        </w:rPr>
        <w:t xml:space="preserve">2. HTML5, CSS3, and JavaScript (Frontend Web)</w:t>
      </w:r>
      <w:r w:rsidDel="00000000" w:rsidR="00000000" w:rsidRPr="00000000">
        <w:rPr>
          <w:b w:val="1"/>
          <w:bCs w:val="1"/>
          <w:sz w:val="24"/>
          <w:szCs w:val="24"/>
          <w:rtl w:val="0"/>
        </w:rPr>
        <w:t xml:space="preserve">:                                                                                  </w:t>
      </w:r>
      <w:r w:rsidDel="00000000" w:rsidR="00000000" w:rsidRPr="00000000">
        <w:rPr>
          <w:sz w:val="24"/>
          <w:szCs w:val="24"/>
          <w:rtl w:val="0"/>
        </w:rPr>
        <w:t xml:space="preserve">The web frontend is built using standard web technologies. HTML5 structures the page content, CSS3 provides styling and layout for the chat widget and quick-action buttons, and JavaScript ES6 handles dynamic interactions and API calls using the Fetch API. No frontend framework (like React or Angular) is used, keeping it ultra-lightweight.</w:t>
      </w:r>
    </w:p>
    <w:p w:rsidR="00000000" w:rsidDel="00000000" w:rsidP="00000000" w:rsidRDefault="00000000" w:rsidRPr="00000000" w14:paraId="00000044">
      <w:pPr>
        <w:spacing w:before="343" w:line="362" w:lineRule="auto"/>
        <w:ind w:left="720" w:firstLine="0"/>
        <w:rPr>
          <w:sz w:val="24"/>
          <w:szCs w:val="24"/>
        </w:rPr>
        <w:sectPr>
          <w:type w:val="nextPage"/>
          <w:pgSz w:h="15840" w:w="12240" w:orient="portrait"/>
          <w:pgMar w:bottom="1020" w:top="1820" w:left="720" w:right="360" w:header="806" w:footer="747"/>
        </w:sectPr>
      </w:pPr>
      <w:r w:rsidDel="00000000" w:rsidR="00000000" w:rsidRPr="00000000">
        <w:rPr>
          <w:b w:val="1"/>
          <w:bCs w:val="1"/>
          <w:sz w:val="24"/>
          <w:szCs w:val="24"/>
          <w:u w:val="single"/>
          <w:rtl w:val="0"/>
        </w:rPr>
        <w:t xml:space="preserve">3. Python Built-in HTTP Server:                                                                                                                 </w:t>
      </w:r>
      <w:r w:rsidDel="00000000" w:rsidR="00000000" w:rsidRPr="00000000">
        <w:rPr>
          <w:sz w:val="24"/>
          <w:szCs w:val="24"/>
          <w:rtl w:val="0"/>
        </w:rPr>
        <w:t xml:space="preserve">The Python `http.server` module provides the web server infrastructure. The `BaseHTTPRequestHandler` class is extended to implement custom GET and POST request handling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19"/>
        </w:numPr>
        <w:tabs>
          <w:tab w:val="left" w:leader="none" w:pos="1199"/>
        </w:tabs>
        <w:spacing w:after="0" w:before="1" w:line="240" w:lineRule="auto"/>
        <w:ind w:left="1199" w:right="0" w:hanging="479.00000000000006"/>
        <w:jc w:val="left"/>
        <w:rPr/>
      </w:pPr>
      <w:bookmarkStart w:colFirst="0" w:colLast="0" w:name="_adbmfworu3ef" w:id="3"/>
      <w:bookmarkEnd w:id="3"/>
      <w:r w:rsidDel="00000000" w:rsidR="00000000" w:rsidRPr="00000000">
        <w:rPr>
          <w:rtl w:val="0"/>
        </w:rPr>
        <w:t xml:space="preserve">Hardware Architecture</w:t>
      </w:r>
    </w:p>
    <w:p w:rsidR="00000000" w:rsidDel="00000000" w:rsidP="00000000" w:rsidRDefault="00000000" w:rsidRPr="00000000" w14:paraId="00000047">
      <w:pPr>
        <w:tabs>
          <w:tab w:val="left" w:leader="none" w:pos="1199"/>
        </w:tabs>
        <w:ind w:left="1183" w:firstLine="0"/>
        <w:rPr/>
      </w:pPr>
      <w:r w:rsidDel="00000000" w:rsidR="00000000" w:rsidRPr="00000000">
        <w:rPr>
          <w:rtl w:val="0"/>
        </w:rPr>
      </w:r>
    </w:p>
    <w:p w:rsidR="00000000" w:rsidDel="00000000" w:rsidP="00000000" w:rsidRDefault="00000000" w:rsidRPr="00000000" w14:paraId="00000048">
      <w:pPr>
        <w:tabs>
          <w:tab w:val="left" w:leader="none" w:pos="1199"/>
        </w:tabs>
        <w:ind w:left="1183" w:firstLine="0"/>
        <w:rPr/>
      </w:pPr>
      <w:r w:rsidDel="00000000" w:rsidR="00000000" w:rsidRPr="00000000">
        <w:rPr>
          <w:rtl w:val="0"/>
        </w:rPr>
      </w:r>
    </w:p>
    <w:p w:rsidR="00000000" w:rsidDel="00000000" w:rsidP="00000000" w:rsidRDefault="00000000" w:rsidRPr="00000000" w14:paraId="00000049">
      <w:pPr>
        <w:tabs>
          <w:tab w:val="left" w:leader="none" w:pos="1199"/>
        </w:tabs>
        <w:ind w:left="1183" w:firstLine="0"/>
        <w:rPr/>
      </w:pPr>
      <w:r w:rsidDel="00000000" w:rsidR="00000000" w:rsidRPr="00000000">
        <w:rPr>
          <w:rtl w:val="0"/>
        </w:rPr>
      </w:r>
    </w:p>
    <w:p w:rsidR="00000000" w:rsidDel="00000000" w:rsidP="00000000" w:rsidRDefault="00000000" w:rsidRPr="00000000" w14:paraId="0000004A">
      <w:pPr>
        <w:tabs>
          <w:tab w:val="left" w:leader="none" w:pos="1199"/>
        </w:tabs>
        <w:ind w:left="1183" w:firstLine="0"/>
        <w:rPr/>
      </w:pPr>
      <w:r w:rsidDel="00000000" w:rsidR="00000000" w:rsidRPr="00000000">
        <w:rPr/>
        <w:drawing>
          <wp:inline distB="114300" distT="114300" distL="114300" distR="114300">
            <wp:extent cx="4844817" cy="3339223"/>
            <wp:effectExtent b="0" l="0" r="0" t="0"/>
            <wp:docPr id="19"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4844817" cy="333922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360" w:lineRule="auto"/>
        <w:ind w:left="720" w:right="1373" w:firstLine="0"/>
        <w:jc w:val="left"/>
        <w:rPr>
          <w:sz w:val="24"/>
          <w:szCs w:val="24"/>
        </w:rPr>
      </w:pPr>
      <w:r w:rsidDel="00000000" w:rsidR="00000000" w:rsidRPr="00000000">
        <w:rPr>
          <w:sz w:val="24"/>
          <w:szCs w:val="24"/>
          <w:rtl w:val="0"/>
        </w:rPr>
        <w:t xml:space="preserve">The current implementation follows a single-machine development architecture suitable for demo and academic submission:</w:t>
      </w:r>
    </w:p>
    <w:p w:rsidR="00000000" w:rsidDel="00000000" w:rsidP="00000000" w:rsidRDefault="00000000" w:rsidRPr="00000000" w14:paraId="0000004C">
      <w:pPr>
        <w:spacing w:before="345" w:line="360" w:lineRule="auto"/>
        <w:ind w:left="720" w:right="1373"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Client Side</w:t>
      </w:r>
      <w:r w:rsidDel="00000000" w:rsidR="00000000" w:rsidRPr="00000000">
        <w:rPr>
          <w:sz w:val="24"/>
          <w:szCs w:val="24"/>
          <w:rtl w:val="0"/>
        </w:rPr>
        <w:t xml:space="preserve">: Browser (Chrome/Edge/Firefox) renders UI and executes JavaScript.</w:t>
      </w:r>
    </w:p>
    <w:p w:rsidR="00000000" w:rsidDel="00000000" w:rsidP="00000000" w:rsidRDefault="00000000" w:rsidRPr="00000000" w14:paraId="0000004D">
      <w:pPr>
        <w:spacing w:before="345" w:line="360" w:lineRule="auto"/>
        <w:ind w:left="720" w:right="1373"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Application Server</w:t>
      </w:r>
      <w:r w:rsidDel="00000000" w:rsidR="00000000" w:rsidRPr="00000000">
        <w:rPr>
          <w:sz w:val="24"/>
          <w:szCs w:val="24"/>
          <w:rtl w:val="0"/>
        </w:rPr>
        <w:t xml:space="preserve">: Python application runs locally and serves both HTML and API responses.</w:t>
      </w:r>
    </w:p>
    <w:p w:rsidR="00000000" w:rsidDel="00000000" w:rsidP="00000000" w:rsidRDefault="00000000" w:rsidRPr="00000000" w14:paraId="0000004E">
      <w:pPr>
        <w:spacing w:before="345" w:line="360" w:lineRule="auto"/>
        <w:ind w:left="720" w:right="1373" w:firstLine="0"/>
        <w:rPr>
          <w:sz w:val="24"/>
          <w:szCs w:val="24"/>
        </w:rPr>
      </w:pPr>
      <w:r w:rsidDel="00000000" w:rsidR="00000000" w:rsidRPr="00000000">
        <w:rPr>
          <w:b w:val="1"/>
          <w:bCs w:val="1"/>
          <w:sz w:val="24"/>
          <w:szCs w:val="24"/>
          <w:rtl w:val="0"/>
        </w:rPr>
        <w:t xml:space="preserve">• Storage Unit</w:t>
      </w:r>
      <w:r w:rsidDel="00000000" w:rsidR="00000000" w:rsidRPr="00000000">
        <w:rPr>
          <w:sz w:val="24"/>
          <w:szCs w:val="24"/>
          <w:rtl w:val="0"/>
        </w:rPr>
        <w:t xml:space="preserve">: Application memory stores dictionaries containing crop information and tips.</w:t>
      </w:r>
    </w:p>
    <w:p w:rsidR="00000000" w:rsidDel="00000000" w:rsidP="00000000" w:rsidRDefault="00000000" w:rsidRPr="00000000" w14:paraId="0000004F">
      <w:pPr>
        <w:spacing w:before="345" w:line="360" w:lineRule="auto"/>
        <w:ind w:left="720" w:right="1373" w:firstLine="0"/>
        <w:rPr>
          <w:b w:val="1"/>
          <w:bCs w:val="1"/>
          <w:sz w:val="24"/>
          <w:szCs w:val="24"/>
          <w:u w:val="single"/>
        </w:rPr>
      </w:pPr>
      <w:r w:rsidDel="00000000" w:rsidR="00000000" w:rsidRPr="00000000">
        <w:rPr>
          <w:b w:val="1"/>
          <w:bCs w:val="1"/>
          <w:sz w:val="24"/>
          <w:szCs w:val="24"/>
          <w:u w:val="single"/>
          <w:rtl w:val="0"/>
        </w:rPr>
        <w:t xml:space="preserve">Minimum recommended hardware</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50">
      <w:pPr>
        <w:spacing w:before="345" w:line="360" w:lineRule="auto"/>
        <w:ind w:left="720" w:right="1373" w:firstLine="0"/>
        <w:rPr>
          <w:sz w:val="24"/>
          <w:szCs w:val="24"/>
        </w:rPr>
      </w:pPr>
      <w:r w:rsidDel="00000000" w:rsidR="00000000" w:rsidRPr="00000000">
        <w:rPr>
          <w:b w:val="1"/>
          <w:bCs w:val="1"/>
          <w:sz w:val="24"/>
          <w:szCs w:val="24"/>
          <w:rtl w:val="0"/>
        </w:rPr>
        <w:t xml:space="preserve">• Processor: </w:t>
      </w:r>
      <w:r w:rsidDel="00000000" w:rsidR="00000000" w:rsidRPr="00000000">
        <w:rPr>
          <w:sz w:val="24"/>
          <w:szCs w:val="24"/>
          <w:rtl w:val="0"/>
        </w:rPr>
        <w:t xml:space="preserve">Dual-core or above</w:t>
      </w:r>
    </w:p>
    <w:p w:rsidR="00000000" w:rsidDel="00000000" w:rsidP="00000000" w:rsidRDefault="00000000" w:rsidRPr="00000000" w14:paraId="00000051">
      <w:pPr>
        <w:spacing w:before="345" w:line="360" w:lineRule="auto"/>
        <w:ind w:left="720" w:right="1373" w:firstLine="0"/>
        <w:rPr>
          <w:sz w:val="24"/>
          <w:szCs w:val="24"/>
        </w:rPr>
      </w:pPr>
      <w:r w:rsidDel="00000000" w:rsidR="00000000" w:rsidRPr="00000000">
        <w:rPr>
          <w:b w:val="1"/>
          <w:bCs w:val="1"/>
          <w:sz w:val="24"/>
          <w:szCs w:val="24"/>
          <w:rtl w:val="0"/>
        </w:rPr>
        <w:t xml:space="preserve">• RAM:</w:t>
      </w:r>
      <w:r w:rsidDel="00000000" w:rsidR="00000000" w:rsidRPr="00000000">
        <w:rPr>
          <w:sz w:val="24"/>
          <w:szCs w:val="24"/>
          <w:rtl w:val="0"/>
        </w:rPr>
        <w:t xml:space="preserve"> 2 GB minimum (4 GB recommended)</w:t>
      </w:r>
    </w:p>
    <w:p w:rsidR="00000000" w:rsidDel="00000000" w:rsidP="00000000" w:rsidRDefault="00000000" w:rsidRPr="00000000" w14:paraId="00000052">
      <w:pPr>
        <w:spacing w:before="345" w:line="360" w:lineRule="auto"/>
        <w:ind w:left="720" w:right="1373" w:firstLine="0"/>
        <w:rPr>
          <w:sz w:val="24"/>
          <w:szCs w:val="24"/>
        </w:rPr>
      </w:pPr>
      <w:r w:rsidDel="00000000" w:rsidR="00000000" w:rsidRPr="00000000">
        <w:rPr>
          <w:b w:val="1"/>
          <w:bCs w:val="1"/>
          <w:sz w:val="24"/>
          <w:szCs w:val="24"/>
          <w:rtl w:val="0"/>
        </w:rPr>
        <w:t xml:space="preserve">• Storage: </w:t>
      </w:r>
      <w:r w:rsidDel="00000000" w:rsidR="00000000" w:rsidRPr="00000000">
        <w:rPr>
          <w:sz w:val="24"/>
          <w:szCs w:val="24"/>
          <w:rtl w:val="0"/>
        </w:rPr>
        <w:t xml:space="preserve">500 MB free space (project footprint is extremely small)</w:t>
      </w:r>
    </w:p>
    <w:p w:rsidR="00000000" w:rsidDel="00000000" w:rsidP="00000000" w:rsidRDefault="00000000" w:rsidRPr="00000000" w14:paraId="00000053">
      <w:pPr>
        <w:spacing w:before="345" w:line="360" w:lineRule="auto"/>
        <w:ind w:left="720" w:right="1373" w:firstLine="0"/>
        <w:rPr>
          <w:sz w:val="24"/>
          <w:szCs w:val="24"/>
        </w:rPr>
      </w:pPr>
      <w:r w:rsidDel="00000000" w:rsidR="00000000" w:rsidRPr="00000000">
        <w:rPr>
          <w:b w:val="1"/>
          <w:bCs w:val="1"/>
          <w:sz w:val="24"/>
          <w:szCs w:val="24"/>
          <w:rtl w:val="0"/>
        </w:rPr>
        <w:t xml:space="preserve">• Network:</w:t>
      </w:r>
      <w:r w:rsidDel="00000000" w:rsidR="00000000" w:rsidRPr="00000000">
        <w:rPr>
          <w:sz w:val="24"/>
          <w:szCs w:val="24"/>
          <w:rtl w:val="0"/>
        </w:rPr>
        <w:t xml:space="preserve"> Not required for local deployment, but needed for future hosted deployment</w:t>
      </w:r>
    </w:p>
    <w:p w:rsidR="00000000" w:rsidDel="00000000" w:rsidP="00000000" w:rsidRDefault="00000000" w:rsidRPr="00000000" w14:paraId="00000054">
      <w:pPr>
        <w:spacing w:before="345" w:line="360" w:lineRule="auto"/>
        <w:ind w:left="720" w:right="1373" w:firstLine="0"/>
        <w:rPr>
          <w:sz w:val="24"/>
          <w:szCs w:val="24"/>
        </w:rPr>
      </w:pPr>
      <w:r w:rsidDel="00000000" w:rsidR="00000000" w:rsidRPr="00000000">
        <w:rPr>
          <w:sz w:val="24"/>
          <w:szCs w:val="24"/>
          <w:rtl w:val="0"/>
        </w:rPr>
        <w:t xml:space="preserve">This architecture is intentionally compact to simplify debugging and demonstrate complete end-to-end flow without distributed infrastructure complexity</w:t>
      </w:r>
    </w:p>
    <w:p w:rsidR="00000000" w:rsidDel="00000000" w:rsidP="00000000" w:rsidRDefault="00000000" w:rsidRPr="00000000" w14:paraId="00000055">
      <w:pPr>
        <w:spacing w:before="345" w:line="360" w:lineRule="auto"/>
        <w:ind w:left="720" w:right="1373" w:firstLine="0"/>
        <w:rPr>
          <w:sz w:val="24"/>
          <w:szCs w:val="24"/>
        </w:rPr>
      </w:pPr>
      <w:r w:rsidDel="00000000" w:rsidR="00000000" w:rsidRPr="00000000">
        <w:rPr>
          <w:rtl w:val="0"/>
        </w:rPr>
      </w:r>
    </w:p>
    <w:p w:rsidR="00000000" w:rsidDel="00000000" w:rsidP="00000000" w:rsidRDefault="00000000" w:rsidRPr="00000000" w14:paraId="00000056">
      <w:pPr>
        <w:pStyle w:val="Heading2"/>
        <w:numPr>
          <w:ilvl w:val="1"/>
          <w:numId w:val="19"/>
        </w:numPr>
        <w:tabs>
          <w:tab w:val="left" w:leader="none" w:pos="1199"/>
        </w:tabs>
        <w:ind w:left="1183" w:hanging="463.9999999999999"/>
        <w:rPr/>
      </w:pPr>
      <w:bookmarkStart w:colFirst="0" w:colLast="0" w:name="_bv6aipyf6chi" w:id="4"/>
      <w:bookmarkEnd w:id="4"/>
      <w:r w:rsidDel="00000000" w:rsidR="00000000" w:rsidRPr="00000000">
        <w:rPr>
          <w:rtl w:val="0"/>
        </w:rPr>
        <w:t xml:space="preserve">Software Architecture</w:t>
      </w:r>
    </w:p>
    <w:p w:rsidR="00000000" w:rsidDel="00000000" w:rsidP="00000000" w:rsidRDefault="00000000" w:rsidRPr="00000000" w14:paraId="00000057">
      <w:pPr>
        <w:tabs>
          <w:tab w:val="left" w:leader="none" w:pos="1199"/>
        </w:tabs>
        <w:ind w:left="0" w:firstLine="0"/>
        <w:rPr/>
      </w:pPr>
      <w:r w:rsidDel="00000000" w:rsidR="00000000" w:rsidRPr="00000000">
        <w:rPr>
          <w:rtl w:val="0"/>
        </w:rPr>
        <w:t xml:space="preserve"> </w:t>
      </w:r>
    </w:p>
    <w:p w:rsidR="00000000" w:rsidDel="00000000" w:rsidP="00000000" w:rsidRDefault="00000000" w:rsidRPr="00000000" w14:paraId="00000058">
      <w:pPr>
        <w:tabs>
          <w:tab w:val="left" w:leader="none" w:pos="1199"/>
        </w:tabs>
        <w:ind w:left="0" w:firstLine="0"/>
        <w:rPr/>
      </w:pPr>
      <w:r w:rsidDel="00000000" w:rsidR="00000000" w:rsidRPr="00000000">
        <w:rPr>
          <w:rtl w:val="0"/>
        </w:rPr>
        <w:t xml:space="preserve">        </w:t>
      </w:r>
    </w:p>
    <w:p w:rsidR="00000000" w:rsidDel="00000000" w:rsidP="00000000" w:rsidRDefault="00000000" w:rsidRPr="00000000" w14:paraId="00000059">
      <w:pPr>
        <w:tabs>
          <w:tab w:val="left" w:leader="none" w:pos="1199"/>
        </w:tabs>
        <w:ind w:left="0" w:firstLine="0"/>
        <w:rPr>
          <w:sz w:val="24"/>
          <w:szCs w:val="24"/>
        </w:rPr>
      </w:pPr>
      <w:r w:rsidDel="00000000" w:rsidR="00000000" w:rsidRPr="00000000">
        <w:rPr>
          <w:rtl w:val="0"/>
        </w:rPr>
        <w:t xml:space="preserve">                   </w:t>
      </w:r>
      <w:r w:rsidDel="00000000" w:rsidR="00000000" w:rsidRPr="00000000">
        <w:rPr>
          <w:sz w:val="24"/>
          <w:szCs w:val="24"/>
          <w:rtl w:val="0"/>
        </w:rPr>
        <w:t xml:space="preserve">The software architecture is organized into three primary layers:</w:t>
      </w:r>
    </w:p>
    <w:p w:rsidR="00000000" w:rsidDel="00000000" w:rsidP="00000000" w:rsidRDefault="00000000" w:rsidRPr="00000000" w14:paraId="0000005A">
      <w:pPr>
        <w:tabs>
          <w:tab w:val="left" w:leader="none" w:pos="1199"/>
        </w:tabs>
        <w:ind w:left="0" w:firstLine="0"/>
        <w:rPr/>
      </w:pPr>
      <w:r w:rsidDel="00000000" w:rsidR="00000000" w:rsidRPr="00000000">
        <w:rPr>
          <w:rtl w:val="0"/>
        </w:rPr>
      </w:r>
    </w:p>
    <w:p w:rsidR="00000000" w:rsidDel="00000000" w:rsidP="00000000" w:rsidRDefault="00000000" w:rsidRPr="00000000" w14:paraId="0000005B">
      <w:pPr>
        <w:spacing w:before="343" w:lineRule="auto"/>
        <w:ind w:left="720" w:firstLine="0"/>
        <w:jc w:val="center"/>
        <w:rPr>
          <w:sz w:val="24"/>
          <w:szCs w:val="24"/>
        </w:rPr>
      </w:pPr>
      <w:r w:rsidDel="00000000" w:rsidR="00000000" w:rsidRPr="00000000">
        <w:rPr>
          <w:sz w:val="24"/>
          <w:szCs w:val="24"/>
        </w:rPr>
        <w:drawing>
          <wp:inline distB="114300" distT="114300" distL="114300" distR="114300">
            <wp:extent cx="4693532" cy="3840163"/>
            <wp:effectExtent b="0" l="0" r="0" t="0"/>
            <wp:docPr id="37"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4693532" cy="38401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343" w:lineRule="auto"/>
        <w:ind w:left="0" w:firstLine="0"/>
        <w:rPr>
          <w:b w:val="1"/>
          <w:bCs w:val="1"/>
          <w:sz w:val="24"/>
          <w:szCs w:val="24"/>
        </w:rPr>
      </w:pPr>
      <w:r w:rsidDel="00000000" w:rsidR="00000000" w:rsidRPr="00000000">
        <w:rPr>
          <w:b w:val="1"/>
          <w:bCs w:val="1"/>
          <w:sz w:val="24"/>
          <w:szCs w:val="24"/>
          <w:rtl w:val="0"/>
        </w:rPr>
        <w:t xml:space="preserve">             1. Presentation Layer</w:t>
      </w:r>
    </w:p>
    <w:p w:rsidR="00000000" w:rsidDel="00000000" w:rsidP="00000000" w:rsidRDefault="00000000" w:rsidRPr="00000000" w14:paraId="0000005D">
      <w:pPr>
        <w:spacing w:before="343" w:lineRule="auto"/>
        <w:ind w:left="720" w:firstLine="0"/>
        <w:rPr>
          <w:sz w:val="24"/>
          <w:szCs w:val="24"/>
        </w:rPr>
      </w:pPr>
      <w:r w:rsidDel="00000000" w:rsidR="00000000" w:rsidRPr="00000000">
        <w:rPr>
          <w:sz w:val="24"/>
          <w:szCs w:val="24"/>
          <w:rtl w:val="0"/>
        </w:rPr>
        <w:t xml:space="preserve">    • web/index.html</w:t>
      </w:r>
    </w:p>
    <w:p w:rsidR="00000000" w:rsidDel="00000000" w:rsidP="00000000" w:rsidRDefault="00000000" w:rsidRPr="00000000" w14:paraId="0000005E">
      <w:pPr>
        <w:spacing w:before="343" w:lineRule="auto"/>
        <w:ind w:left="720" w:firstLine="0"/>
        <w:rPr>
          <w:sz w:val="24"/>
          <w:szCs w:val="24"/>
        </w:rPr>
      </w:pPr>
      <w:r w:rsidDel="00000000" w:rsidR="00000000" w:rsidRPr="00000000">
        <w:rPr>
          <w:sz w:val="24"/>
          <w:szCs w:val="24"/>
          <w:rtl w:val="0"/>
        </w:rPr>
        <w:t xml:space="preserve">• web/styles.css</w:t>
      </w:r>
    </w:p>
    <w:p w:rsidR="00000000" w:rsidDel="00000000" w:rsidP="00000000" w:rsidRDefault="00000000" w:rsidRPr="00000000" w14:paraId="0000005F">
      <w:pPr>
        <w:spacing w:before="343" w:lineRule="auto"/>
        <w:ind w:left="720" w:firstLine="0"/>
        <w:rPr>
          <w:sz w:val="24"/>
          <w:szCs w:val="24"/>
        </w:rPr>
      </w:pPr>
      <w:r w:rsidDel="00000000" w:rsidR="00000000" w:rsidRPr="00000000">
        <w:rPr>
          <w:sz w:val="24"/>
          <w:szCs w:val="24"/>
          <w:rtl w:val="0"/>
        </w:rPr>
        <w:t xml:space="preserve">• web/app.js</w:t>
      </w:r>
    </w:p>
    <w:p w:rsidR="00000000" w:rsidDel="00000000" w:rsidP="00000000" w:rsidRDefault="00000000" w:rsidRPr="00000000" w14:paraId="00000060">
      <w:pPr>
        <w:spacing w:before="343" w:lineRule="auto"/>
        <w:ind w:left="720" w:firstLine="0"/>
        <w:rPr>
          <w:sz w:val="24"/>
          <w:szCs w:val="24"/>
        </w:rPr>
      </w:pPr>
      <w:r w:rsidDel="00000000" w:rsidR="00000000" w:rsidRPr="00000000">
        <w:rPr>
          <w:sz w:val="24"/>
          <w:szCs w:val="24"/>
          <w:rtl w:val="0"/>
        </w:rPr>
        <w:t xml:space="preserve">This layer manages interface rendering, user interactions, and visual feedback.</w:t>
      </w:r>
    </w:p>
    <w:p w:rsidR="00000000" w:rsidDel="00000000" w:rsidP="00000000" w:rsidRDefault="00000000" w:rsidRPr="00000000" w14:paraId="00000061">
      <w:pPr>
        <w:spacing w:before="343" w:lineRule="auto"/>
        <w:ind w:left="720" w:firstLine="0"/>
        <w:rPr>
          <w:b w:val="1"/>
          <w:bCs w:val="1"/>
          <w:sz w:val="24"/>
          <w:szCs w:val="24"/>
        </w:rPr>
      </w:pPr>
      <w:r w:rsidDel="00000000" w:rsidR="00000000" w:rsidRPr="00000000">
        <w:rPr>
          <w:b w:val="1"/>
          <w:bCs w:val="1"/>
          <w:sz w:val="24"/>
          <w:szCs w:val="24"/>
          <w:rtl w:val="0"/>
        </w:rPr>
        <w:t xml:space="preserve">2. Application/Business Layer</w:t>
      </w:r>
    </w:p>
    <w:p w:rsidR="00000000" w:rsidDel="00000000" w:rsidP="00000000" w:rsidRDefault="00000000" w:rsidRPr="00000000" w14:paraId="00000062">
      <w:pPr>
        <w:spacing w:before="343" w:lineRule="auto"/>
        <w:ind w:left="720" w:firstLine="0"/>
        <w:rPr>
          <w:sz w:val="24"/>
          <w:szCs w:val="24"/>
        </w:rPr>
      </w:pPr>
      <w:r w:rsidDel="00000000" w:rsidR="00000000" w:rsidRPr="00000000">
        <w:rPr>
          <w:sz w:val="24"/>
          <w:szCs w:val="24"/>
          <w:rtl w:val="0"/>
        </w:rPr>
        <w:t xml:space="preserve">• web_app.py</w:t>
      </w:r>
    </w:p>
    <w:p w:rsidR="00000000" w:rsidDel="00000000" w:rsidP="00000000" w:rsidRDefault="00000000" w:rsidRPr="00000000" w14:paraId="00000063">
      <w:pPr>
        <w:spacing w:before="343" w:lineRule="auto"/>
        <w:ind w:left="720" w:firstLine="0"/>
        <w:rPr>
          <w:sz w:val="24"/>
          <w:szCs w:val="24"/>
        </w:rPr>
      </w:pPr>
      <w:r w:rsidDel="00000000" w:rsidR="00000000" w:rsidRPr="00000000">
        <w:rPr>
          <w:sz w:val="24"/>
          <w:szCs w:val="24"/>
          <w:rtl w:val="0"/>
        </w:rPr>
        <w:t xml:space="preserve">• command_handler.py</w:t>
      </w:r>
    </w:p>
    <w:p w:rsidR="00000000" w:rsidDel="00000000" w:rsidP="00000000" w:rsidRDefault="00000000" w:rsidRPr="00000000" w14:paraId="00000064">
      <w:pPr>
        <w:spacing w:before="343" w:lineRule="auto"/>
        <w:ind w:left="720" w:firstLine="0"/>
        <w:rPr>
          <w:sz w:val="24"/>
          <w:szCs w:val="24"/>
        </w:rPr>
      </w:pPr>
      <w:r w:rsidDel="00000000" w:rsidR="00000000" w:rsidRPr="00000000">
        <w:rPr>
          <w:sz w:val="24"/>
          <w:szCs w:val="24"/>
          <w:rtl w:val="0"/>
        </w:rPr>
        <w:t xml:space="preserve">This layer exposes API routes, validates requests, enforces keyword rules, detects topics, and handles chatbot logic.</w:t>
      </w:r>
    </w:p>
    <w:p w:rsidR="00000000" w:rsidDel="00000000" w:rsidP="00000000" w:rsidRDefault="00000000" w:rsidRPr="00000000" w14:paraId="00000065">
      <w:pPr>
        <w:spacing w:before="343"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6">
      <w:pPr>
        <w:spacing w:before="343" w:lineRule="auto"/>
        <w:ind w:left="720" w:firstLine="0"/>
        <w:rPr>
          <w:b w:val="1"/>
          <w:bCs w:val="1"/>
          <w:sz w:val="24"/>
          <w:szCs w:val="24"/>
        </w:rPr>
      </w:pPr>
      <w:r w:rsidDel="00000000" w:rsidR="00000000" w:rsidRPr="00000000">
        <w:rPr>
          <w:b w:val="1"/>
          <w:bCs w:val="1"/>
          <w:sz w:val="24"/>
          <w:szCs w:val="24"/>
          <w:rtl w:val="0"/>
        </w:rPr>
        <w:t xml:space="preserve">3. Persistence Layer</w:t>
      </w:r>
    </w:p>
    <w:p w:rsidR="00000000" w:rsidDel="00000000" w:rsidP="00000000" w:rsidRDefault="00000000" w:rsidRPr="00000000" w14:paraId="00000067">
      <w:pPr>
        <w:spacing w:before="343" w:lineRule="auto"/>
        <w:ind w:left="720" w:firstLine="0"/>
        <w:rPr>
          <w:sz w:val="24"/>
          <w:szCs w:val="24"/>
        </w:rPr>
      </w:pPr>
      <w:r w:rsidDel="00000000" w:rsidR="00000000" w:rsidRPr="00000000">
        <w:rPr>
          <w:sz w:val="24"/>
          <w:szCs w:val="24"/>
          <w:rtl w:val="0"/>
        </w:rPr>
        <w:t xml:space="preserve">• agriculture_data.py</w:t>
      </w:r>
    </w:p>
    <w:p w:rsidR="00000000" w:rsidDel="00000000" w:rsidP="00000000" w:rsidRDefault="00000000" w:rsidRPr="00000000" w14:paraId="00000068">
      <w:pPr>
        <w:spacing w:before="343" w:lineRule="auto"/>
        <w:ind w:left="720" w:firstLine="0"/>
        <w:rPr>
          <w:sz w:val="24"/>
          <w:szCs w:val="24"/>
        </w:rPr>
      </w:pPr>
      <w:r w:rsidDel="00000000" w:rsidR="00000000" w:rsidRPr="00000000">
        <w:rPr>
          <w:sz w:val="24"/>
          <w:szCs w:val="24"/>
          <w:rtl w:val="0"/>
        </w:rPr>
        <w:t xml:space="preserve">This layer stores agriculture knowledge and system responses. Data is loaded and read in memory during queries.</w:t>
      </w:r>
    </w:p>
    <w:p w:rsidR="00000000" w:rsidDel="00000000" w:rsidP="00000000" w:rsidRDefault="00000000" w:rsidRPr="00000000" w14:paraId="00000069">
      <w:pPr>
        <w:spacing w:before="343" w:lineRule="auto"/>
        <w:ind w:left="720" w:firstLine="0"/>
        <w:rPr>
          <w:sz w:val="24"/>
          <w:szCs w:val="24"/>
        </w:rPr>
      </w:pPr>
      <w:r w:rsidDel="00000000" w:rsidR="00000000" w:rsidRPr="00000000">
        <w:rPr>
          <w:rtl w:val="0"/>
        </w:rPr>
      </w:r>
    </w:p>
    <w:p w:rsidR="00000000" w:rsidDel="00000000" w:rsidP="00000000" w:rsidRDefault="00000000" w:rsidRPr="00000000" w14:paraId="0000006A">
      <w:pPr>
        <w:spacing w:before="343" w:lineRule="auto"/>
        <w:ind w:left="720" w:firstLine="0"/>
        <w:rPr>
          <w:sz w:val="24"/>
          <w:szCs w:val="24"/>
        </w:rPr>
      </w:pPr>
      <w:r w:rsidDel="00000000" w:rsidR="00000000" w:rsidRPr="00000000">
        <w:rPr>
          <w:sz w:val="24"/>
          <w:szCs w:val="24"/>
          <w:rtl w:val="0"/>
        </w:rPr>
        <w:t xml:space="preserve">Architectural characteristics:</w:t>
      </w:r>
    </w:p>
    <w:p w:rsidR="00000000" w:rsidDel="00000000" w:rsidP="00000000" w:rsidRDefault="00000000" w:rsidRPr="00000000" w14:paraId="0000006B">
      <w:pPr>
        <w:spacing w:before="343" w:lineRule="auto"/>
        <w:ind w:left="720" w:firstLine="0"/>
        <w:rPr>
          <w:sz w:val="24"/>
          <w:szCs w:val="24"/>
        </w:rPr>
      </w:pPr>
      <w:r w:rsidDel="00000000" w:rsidR="00000000" w:rsidRPr="00000000">
        <w:rPr>
          <w:sz w:val="24"/>
          <w:szCs w:val="24"/>
          <w:rtl w:val="0"/>
        </w:rPr>
        <w:t xml:space="preserve">• Stateless HTTP request handling</w:t>
      </w:r>
    </w:p>
    <w:p w:rsidR="00000000" w:rsidDel="00000000" w:rsidP="00000000" w:rsidRDefault="00000000" w:rsidRPr="00000000" w14:paraId="0000006C">
      <w:pPr>
        <w:spacing w:before="343" w:lineRule="auto"/>
        <w:ind w:left="720" w:firstLine="0"/>
        <w:rPr>
          <w:sz w:val="24"/>
          <w:szCs w:val="24"/>
        </w:rPr>
      </w:pPr>
      <w:r w:rsidDel="00000000" w:rsidR="00000000" w:rsidRPr="00000000">
        <w:rPr>
          <w:sz w:val="24"/>
          <w:szCs w:val="24"/>
          <w:rtl w:val="0"/>
        </w:rPr>
        <w:t xml:space="preserve">• Modular helper functions for string formatting and random selection</w:t>
      </w:r>
    </w:p>
    <w:p w:rsidR="00000000" w:rsidDel="00000000" w:rsidP="00000000" w:rsidRDefault="00000000" w:rsidRPr="00000000" w14:paraId="0000006D">
      <w:pPr>
        <w:spacing w:before="343" w:lineRule="auto"/>
        <w:ind w:left="720" w:firstLine="0"/>
        <w:rPr>
          <w:sz w:val="24"/>
          <w:szCs w:val="24"/>
        </w:rPr>
      </w:pPr>
      <w:r w:rsidDel="00000000" w:rsidR="00000000" w:rsidRPr="00000000">
        <w:rPr>
          <w:sz w:val="24"/>
          <w:szCs w:val="24"/>
          <w:rtl w:val="0"/>
        </w:rPr>
        <w:t xml:space="preserve">• Centralized conversation route (`/api/chat`)</w:t>
      </w:r>
    </w:p>
    <w:p w:rsidR="00000000" w:rsidDel="00000000" w:rsidP="00000000" w:rsidRDefault="00000000" w:rsidRPr="00000000" w14:paraId="0000006E">
      <w:pPr>
        <w:spacing w:before="343" w:lineRule="auto"/>
        <w:ind w:left="720" w:firstLine="0"/>
        <w:rPr>
          <w:sz w:val="24"/>
          <w:szCs w:val="24"/>
        </w:rPr>
      </w:pPr>
      <w:r w:rsidDel="00000000" w:rsidR="00000000" w:rsidRPr="00000000">
        <w:rPr>
          <w:sz w:val="24"/>
          <w:szCs w:val="24"/>
          <w:rtl w:val="0"/>
        </w:rPr>
        <w:t xml:space="preserve">• UI initialization through consolidated endpoint (`/api/welcome`)</w:t>
      </w:r>
    </w:p>
    <w:p w:rsidR="00000000" w:rsidDel="00000000" w:rsidP="00000000" w:rsidRDefault="00000000" w:rsidRPr="00000000" w14:paraId="0000006F">
      <w:pPr>
        <w:spacing w:before="343" w:lineRule="auto"/>
        <w:ind w:left="720"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 Loose coupling between frontend rendering and backend implementation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1"/>
        <w:numPr>
          <w:ilvl w:val="0"/>
          <w:numId w:val="19"/>
        </w:numPr>
        <w:tabs>
          <w:tab w:val="left" w:leader="none" w:pos="1439"/>
        </w:tabs>
        <w:spacing w:before="197" w:lineRule="auto"/>
        <w:ind w:left="1440" w:hanging="360"/>
        <w:rPr/>
      </w:pPr>
      <w:bookmarkStart w:colFirst="0" w:colLast="0" w:name="_uxeexfpqkap6" w:id="5"/>
      <w:bookmarkEnd w:id="5"/>
      <w:r w:rsidDel="00000000" w:rsidR="00000000" w:rsidRPr="00000000">
        <w:rPr>
          <w:rtl w:val="0"/>
        </w:rPr>
        <w:t xml:space="preserve">System</w:t>
      </w:r>
    </w:p>
    <w:p w:rsidR="00000000" w:rsidDel="00000000" w:rsidP="00000000" w:rsidRDefault="00000000" w:rsidRPr="00000000" w14:paraId="00000072">
      <w:pPr>
        <w:tabs>
          <w:tab w:val="left" w:leader="none" w:pos="1439"/>
        </w:tabs>
        <w:ind w:left="1440" w:firstLine="0"/>
        <w:rPr/>
      </w:pPr>
      <w:r w:rsidDel="00000000" w:rsidR="00000000" w:rsidRPr="00000000">
        <w:rPr>
          <w:rtl w:val="0"/>
        </w:rPr>
      </w:r>
    </w:p>
    <w:p w:rsidR="00000000" w:rsidDel="00000000" w:rsidP="00000000" w:rsidRDefault="00000000" w:rsidRPr="00000000" w14:paraId="00000073">
      <w:pPr>
        <w:spacing w:before="363" w:line="360" w:lineRule="auto"/>
        <w:ind w:left="720" w:right="1175" w:firstLine="0"/>
        <w:rPr>
          <w:sz w:val="24"/>
          <w:szCs w:val="24"/>
        </w:rPr>
      </w:pPr>
      <w:r w:rsidDel="00000000" w:rsidR="00000000" w:rsidRPr="00000000">
        <w:rPr>
          <w:sz w:val="24"/>
          <w:szCs w:val="24"/>
          <w:rtl w:val="0"/>
        </w:rPr>
        <w:t xml:space="preserve">The The system is a web-based agriculture advisory application designed to demonstrate a complete information-retrieval workflow with natural language support. It allows users to ask questions, view crop statuses, review weather, and obtain tips through a clean dashboard interface. Along with standard informational operations, the platform includes a chatbot assistant that helps users with common tasks such as viewing fertilizer recommendations, checking soil requirements, and getting irrigation instructions.</w:t>
      </w:r>
    </w:p>
    <w:p w:rsidR="00000000" w:rsidDel="00000000" w:rsidP="00000000" w:rsidRDefault="00000000" w:rsidRPr="00000000" w14:paraId="00000074">
      <w:pPr>
        <w:spacing w:before="363" w:line="360" w:lineRule="auto"/>
        <w:ind w:left="720" w:right="1175" w:firstLine="0"/>
        <w:rPr>
          <w:sz w:val="24"/>
          <w:szCs w:val="24"/>
        </w:rPr>
      </w:pPr>
      <w:r w:rsidDel="00000000" w:rsidR="00000000" w:rsidRPr="00000000">
        <w:rPr>
          <w:sz w:val="24"/>
          <w:szCs w:val="24"/>
          <w:rtl w:val="0"/>
        </w:rPr>
        <w:t xml:space="preserve">Technically, the system follows a client-server architecture. The frontend is built with HTML, CSS, and JavaScript, while the backend is implemented using Python's standard libraries. Communication between frontend and backend happens through REST-style API routes. The application uses a lightweight in-memory persistence layer (`agriculture_data.py`) to store crops and knowledge state. This design keeps the system simple, transparent, and suitable for academic demonstration while still reflecting core full-stack principles.</w:t>
      </w:r>
    </w:p>
    <w:p w:rsidR="00000000" w:rsidDel="00000000" w:rsidP="00000000" w:rsidRDefault="00000000" w:rsidRPr="00000000" w14:paraId="00000075">
      <w:pPr>
        <w:spacing w:before="363" w:line="360" w:lineRule="auto"/>
        <w:ind w:left="720" w:right="1175" w:firstLine="0"/>
        <w:rPr>
          <w:sz w:val="24"/>
          <w:szCs w:val="24"/>
        </w:rPr>
      </w:pPr>
      <w:r w:rsidDel="00000000" w:rsidR="00000000" w:rsidRPr="00000000">
        <w:rPr>
          <w:sz w:val="24"/>
          <w:szCs w:val="24"/>
          <w:rtl w:val="0"/>
        </w:rPr>
        <w:t xml:space="preserve">The backend acts as the main control layer for validation, business rules, and keyword detection. When a user performs actions such as typing a message or clicking a quick-action button, the request is validated on the server side before a response is generated. The frontend receives JSON responses and refreshes visual sections such as the chat history list. This ensures consistent behavior and prevents invalid operations from crashing the UI.</w:t>
      </w:r>
    </w:p>
    <w:p w:rsidR="00000000" w:rsidDel="00000000" w:rsidP="00000000" w:rsidRDefault="00000000" w:rsidRPr="00000000" w14:paraId="00000076">
      <w:pPr>
        <w:spacing w:before="363" w:line="360" w:lineRule="auto"/>
        <w:ind w:left="720" w:right="1175"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Overall, the system demonstrates modular design with clear separation between presentation layer, application logic, and persistence layer. This separation improves maintainability, debugging clarity, and scalability for future enhancements such as user authentication, database migration, external weather API integration, and advanced NLP-based chatbot behaviour.</w:t>
      </w:r>
    </w:p>
    <w:p w:rsidR="00000000" w:rsidDel="00000000" w:rsidP="00000000" w:rsidRDefault="00000000" w:rsidRPr="00000000" w14:paraId="00000077">
      <w:pPr>
        <w:pStyle w:val="Heading2"/>
        <w:numPr>
          <w:ilvl w:val="1"/>
          <w:numId w:val="19"/>
        </w:numPr>
        <w:tabs>
          <w:tab w:val="left" w:leader="none" w:pos="1556"/>
        </w:tabs>
        <w:spacing w:before="170" w:lineRule="auto"/>
        <w:ind w:left="1556" w:hanging="475.99999999999994"/>
        <w:rPr/>
      </w:pPr>
      <w:bookmarkStart w:colFirst="0" w:colLast="0" w:name="_qy5k3nrpokrx" w:id="6"/>
      <w:bookmarkEnd w:id="6"/>
      <w:r w:rsidDel="00000000" w:rsidR="00000000" w:rsidRPr="00000000">
        <w:rPr>
          <w:rtl w:val="0"/>
        </w:rPr>
        <w:t xml:space="preserve">Requirements</w:t>
      </w:r>
    </w:p>
    <w:p w:rsidR="00000000" w:rsidDel="00000000" w:rsidP="00000000" w:rsidRDefault="00000000" w:rsidRPr="00000000" w14:paraId="00000078">
      <w:pPr>
        <w:spacing w:before="342" w:line="360" w:lineRule="auto"/>
        <w:ind w:left="1080" w:right="1095" w:firstLine="0"/>
        <w:rPr>
          <w:sz w:val="24"/>
          <w:szCs w:val="24"/>
        </w:rPr>
      </w:pPr>
      <w:r w:rsidDel="00000000" w:rsidR="00000000" w:rsidRPr="00000000">
        <w:rPr>
          <w:sz w:val="24"/>
          <w:szCs w:val="24"/>
          <w:rtl w:val="0"/>
        </w:rPr>
        <w:t xml:space="preserve">The requirements of this project were defined to ensure that the system is functionally complete, user-friendly, and executable in a practical development environment..</w:t>
      </w:r>
    </w:p>
    <w:p w:rsidR="00000000" w:rsidDel="00000000" w:rsidP="00000000" w:rsidRDefault="00000000" w:rsidRPr="00000000" w14:paraId="00000079">
      <w:pPr>
        <w:pStyle w:val="Heading3"/>
        <w:numPr>
          <w:ilvl w:val="2"/>
          <w:numId w:val="19"/>
        </w:numPr>
        <w:tabs>
          <w:tab w:val="left" w:leader="none" w:pos="1345"/>
        </w:tabs>
        <w:spacing w:before="160" w:lineRule="auto"/>
        <w:ind w:left="1349" w:hanging="629"/>
        <w:rPr/>
      </w:pPr>
      <w:bookmarkStart w:colFirst="0" w:colLast="0" w:name="_p28ovsfyx7we" w:id="7"/>
      <w:bookmarkEnd w:id="7"/>
      <w:r w:rsidDel="00000000" w:rsidR="00000000" w:rsidRPr="00000000">
        <w:rPr>
          <w:rtl w:val="0"/>
        </w:rPr>
        <w:t xml:space="preserve">Functional requirements</w:t>
      </w:r>
    </w:p>
    <w:p w:rsidR="00000000" w:rsidDel="00000000" w:rsidP="00000000" w:rsidRDefault="00000000" w:rsidRPr="00000000" w14:paraId="0000007A">
      <w:pPr>
        <w:spacing w:before="320" w:lineRule="auto"/>
        <w:ind w:left="720" w:firstLine="0"/>
        <w:rPr>
          <w:sz w:val="24"/>
          <w:szCs w:val="24"/>
        </w:rPr>
      </w:pPr>
      <w:r w:rsidDel="00000000" w:rsidR="00000000" w:rsidRPr="00000000">
        <w:rPr>
          <w:sz w:val="24"/>
          <w:szCs w:val="24"/>
          <w:rtl w:val="0"/>
        </w:rPr>
        <w:t xml:space="preserve">The system must:</w:t>
      </w:r>
    </w:p>
    <w:p w:rsidR="00000000" w:rsidDel="00000000" w:rsidP="00000000" w:rsidRDefault="00000000" w:rsidRPr="00000000" w14:paraId="0000007B">
      <w:pPr>
        <w:spacing w:before="320" w:lineRule="auto"/>
        <w:ind w:left="720" w:firstLine="0"/>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Display available quick actions for common farming queries.</w:t>
      </w:r>
    </w:p>
    <w:p w:rsidR="00000000" w:rsidDel="00000000" w:rsidP="00000000" w:rsidRDefault="00000000" w:rsidRPr="00000000" w14:paraId="0000007C">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Allow user to type text input and submit it to the chatbot.</w:t>
      </w:r>
    </w:p>
    <w:p w:rsidR="00000000" w:rsidDel="00000000" w:rsidP="00000000" w:rsidRDefault="00000000" w:rsidRPr="00000000" w14:paraId="0000007D">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Validate requested queries against available knowledge topics.</w:t>
      </w:r>
    </w:p>
    <w:p w:rsidR="00000000" w:rsidDel="00000000" w:rsidP="00000000" w:rsidRDefault="00000000" w:rsidRPr="00000000" w14:paraId="0000007E">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Maintain conversational history in the frontend state.</w:t>
      </w:r>
    </w:p>
    <w:p w:rsidR="00000000" w:rsidDel="00000000" w:rsidP="00000000" w:rsidRDefault="00000000" w:rsidRPr="00000000" w14:paraId="0000007F">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Show chat responses dynamically without reloading the page.</w:t>
      </w:r>
    </w:p>
    <w:p w:rsidR="00000000" w:rsidDel="00000000" w:rsidP="00000000" w:rsidRDefault="00000000" w:rsidRPr="00000000" w14:paraId="00000080">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Support history operation that lists previously asked questions.</w:t>
      </w:r>
    </w:p>
    <w:p w:rsidR="00000000" w:rsidDel="00000000" w:rsidP="00000000" w:rsidRDefault="00000000" w:rsidRPr="00000000" w14:paraId="00000081">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Provide chatbot quick actions (crop, soil, fertilizer, weather, tip, time, history, irrigation).</w:t>
      </w:r>
    </w:p>
    <w:p w:rsidR="00000000" w:rsidDel="00000000" w:rsidP="00000000" w:rsidRDefault="00000000" w:rsidRPr="00000000" w14:paraId="00000082">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Process typed chatbot input and return relevant emoji-rich responses.</w:t>
      </w:r>
    </w:p>
    <w:p w:rsidR="00000000" w:rsidDel="00000000" w:rsidP="00000000" w:rsidRDefault="00000000" w:rsidRPr="00000000" w14:paraId="00000083">
      <w:pPr>
        <w:spacing w:before="32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Return clear JSON messages for success and error scenarios</w:t>
      </w:r>
    </w:p>
    <w:p w:rsidR="00000000" w:rsidDel="00000000" w:rsidP="00000000" w:rsidRDefault="00000000" w:rsidRPr="00000000" w14:paraId="00000084">
      <w:pPr>
        <w:spacing w:before="320" w:lineRule="auto"/>
        <w:ind w:left="720" w:firstLine="0"/>
        <w:rPr>
          <w:sz w:val="24"/>
          <w:szCs w:val="24"/>
        </w:rPr>
      </w:pPr>
      <w:r w:rsidDel="00000000" w:rsidR="00000000" w:rsidRPr="00000000">
        <w:rPr>
          <w:rtl w:val="0"/>
        </w:rPr>
      </w:r>
    </w:p>
    <w:p w:rsidR="00000000" w:rsidDel="00000000" w:rsidP="00000000" w:rsidRDefault="00000000" w:rsidRPr="00000000" w14:paraId="00000085">
      <w:pPr>
        <w:spacing w:before="23" w:lineRule="auto"/>
        <w:rPr>
          <w:sz w:val="24"/>
          <w:szCs w:val="24"/>
        </w:rPr>
      </w:pPr>
      <w:r w:rsidDel="00000000" w:rsidR="00000000" w:rsidRPr="00000000">
        <w:rPr>
          <w:rtl w:val="0"/>
        </w:rPr>
      </w:r>
    </w:p>
    <w:p w:rsidR="00000000" w:rsidDel="00000000" w:rsidP="00000000" w:rsidRDefault="00000000" w:rsidRPr="00000000" w14:paraId="00000086">
      <w:pPr>
        <w:pStyle w:val="Heading3"/>
        <w:numPr>
          <w:ilvl w:val="2"/>
          <w:numId w:val="19"/>
        </w:numPr>
        <w:tabs>
          <w:tab w:val="left" w:leader="none" w:pos="1345"/>
        </w:tabs>
        <w:ind w:left="1349" w:hanging="629"/>
        <w:rPr/>
      </w:pPr>
      <w:bookmarkStart w:colFirst="0" w:colLast="0" w:name="_svxo02mc2nj" w:id="8"/>
      <w:bookmarkEnd w:id="8"/>
      <w:r w:rsidDel="00000000" w:rsidR="00000000" w:rsidRPr="00000000">
        <w:rPr>
          <w:rtl w:val="0"/>
        </w:rPr>
        <w:t xml:space="preserve">User requirements</w:t>
      </w:r>
    </w:p>
    <w:p w:rsidR="00000000" w:rsidDel="00000000" w:rsidP="00000000" w:rsidRDefault="00000000" w:rsidRPr="00000000" w14:paraId="00000087">
      <w:pPr>
        <w:spacing w:before="317" w:lineRule="auto"/>
        <w:ind w:left="720" w:firstLine="0"/>
        <w:rPr>
          <w:sz w:val="24"/>
          <w:szCs w:val="24"/>
        </w:rPr>
      </w:pPr>
      <w:r w:rsidDel="00000000" w:rsidR="00000000" w:rsidRPr="00000000">
        <w:rPr>
          <w:sz w:val="24"/>
          <w:szCs w:val="24"/>
          <w:rtl w:val="0"/>
        </w:rPr>
        <w:t xml:space="preserve">The user expects:</w:t>
      </w:r>
    </w:p>
    <w:p w:rsidR="00000000" w:rsidDel="00000000" w:rsidP="00000000" w:rsidRDefault="00000000" w:rsidRPr="00000000" w14:paraId="00000088">
      <w:pPr>
        <w:spacing w:before="317" w:lineRule="auto"/>
        <w:ind w:left="720" w:firstLine="0"/>
        <w:rPr>
          <w:sz w:val="24"/>
          <w:szCs w:val="24"/>
        </w:rPr>
      </w:pPr>
      <w:r w:rsidDel="00000000" w:rsidR="00000000" w:rsidRPr="00000000">
        <w:rPr>
          <w:sz w:val="24"/>
          <w:szCs w:val="24"/>
          <w:rtl w:val="0"/>
        </w:rPr>
        <w:t xml:space="preserve">• A clean and understandable chat interface.</w:t>
      </w:r>
    </w:p>
    <w:p w:rsidR="00000000" w:rsidDel="00000000" w:rsidP="00000000" w:rsidRDefault="00000000" w:rsidRPr="00000000" w14:paraId="00000089">
      <w:pPr>
        <w:spacing w:before="317" w:lineRule="auto"/>
        <w:ind w:left="720" w:firstLine="0"/>
        <w:rPr>
          <w:sz w:val="24"/>
          <w:szCs w:val="24"/>
        </w:rPr>
      </w:pPr>
      <w:r w:rsidDel="00000000" w:rsidR="00000000" w:rsidRPr="00000000">
        <w:rPr>
          <w:sz w:val="24"/>
          <w:szCs w:val="24"/>
          <w:rtl w:val="0"/>
        </w:rPr>
        <w:t xml:space="preserve">• Minimal steps for asking questions.</w:t>
      </w:r>
    </w:p>
    <w:p w:rsidR="00000000" w:rsidDel="00000000" w:rsidP="00000000" w:rsidRDefault="00000000" w:rsidRPr="00000000" w14:paraId="0000008A">
      <w:pPr>
        <w:spacing w:before="317" w:lineRule="auto"/>
        <w:ind w:left="720" w:firstLine="0"/>
        <w:rPr>
          <w:sz w:val="24"/>
          <w:szCs w:val="24"/>
        </w:rPr>
      </w:pPr>
      <w:r w:rsidDel="00000000" w:rsidR="00000000" w:rsidRPr="00000000">
        <w:rPr>
          <w:sz w:val="24"/>
          <w:szCs w:val="24"/>
          <w:rtl w:val="0"/>
        </w:rPr>
        <w:t xml:space="preserve">• Immediate UI updates after submitting a query.</w:t>
      </w:r>
    </w:p>
    <w:p w:rsidR="00000000" w:rsidDel="00000000" w:rsidP="00000000" w:rsidRDefault="00000000" w:rsidRPr="00000000" w14:paraId="0000008B">
      <w:pPr>
        <w:spacing w:before="317" w:lineRule="auto"/>
        <w:ind w:left="720" w:firstLine="0"/>
        <w:rPr>
          <w:sz w:val="24"/>
          <w:szCs w:val="24"/>
        </w:rPr>
      </w:pPr>
      <w:r w:rsidDel="00000000" w:rsidR="00000000" w:rsidRPr="00000000">
        <w:rPr>
          <w:sz w:val="24"/>
          <w:szCs w:val="24"/>
          <w:rtl w:val="0"/>
        </w:rPr>
        <w:t xml:space="preserve">• Friendly fallback responses for unrecognized inputs.</w:t>
      </w:r>
    </w:p>
    <w:p w:rsidR="00000000" w:rsidDel="00000000" w:rsidP="00000000" w:rsidRDefault="00000000" w:rsidRPr="00000000" w14:paraId="0000008C">
      <w:pPr>
        <w:spacing w:before="317" w:lineRule="auto"/>
        <w:ind w:left="720" w:firstLine="0"/>
        <w:rPr>
          <w:sz w:val="24"/>
          <w:szCs w:val="24"/>
        </w:rPr>
      </w:pPr>
      <w:r w:rsidDel="00000000" w:rsidR="00000000" w:rsidRPr="00000000">
        <w:rPr>
          <w:sz w:val="24"/>
          <w:szCs w:val="24"/>
          <w:rtl w:val="0"/>
        </w:rPr>
        <w:t xml:space="preserve">• Assistance for basic doubts through chatbot quick chips.</w:t>
      </w:r>
    </w:p>
    <w:p w:rsidR="00000000" w:rsidDel="00000000" w:rsidP="00000000" w:rsidRDefault="00000000" w:rsidRPr="00000000" w14:paraId="0000008D">
      <w:pPr>
        <w:spacing w:before="317" w:lineRule="auto"/>
        <w:ind w:left="720" w:firstLine="0"/>
        <w:rPr>
          <w:sz w:val="24"/>
          <w:szCs w:val="24"/>
        </w:rPr>
      </w:pPr>
      <w:r w:rsidDel="00000000" w:rsidR="00000000" w:rsidRPr="00000000">
        <w:rPr>
          <w:sz w:val="24"/>
          <w:szCs w:val="24"/>
          <w:rtl w:val="0"/>
        </w:rPr>
        <w:t xml:space="preserve">• Fast loading and predictable behaviour.</w:t>
      </w:r>
    </w:p>
    <w:p w:rsidR="00000000" w:rsidDel="00000000" w:rsidP="00000000" w:rsidRDefault="00000000" w:rsidRPr="00000000" w14:paraId="0000008E">
      <w:pPr>
        <w:spacing w:before="317" w:lineRule="auto"/>
        <w:ind w:left="720" w:firstLine="0"/>
        <w:rPr>
          <w:sz w:val="24"/>
          <w:szCs w:val="24"/>
        </w:rPr>
      </w:pPr>
      <w:r w:rsidDel="00000000" w:rsidR="00000000" w:rsidRPr="00000000">
        <w:rPr>
          <w:sz w:val="24"/>
          <w:szCs w:val="24"/>
          <w:rtl w:val="0"/>
        </w:rPr>
        <w:t xml:space="preserve">• Simple navigation across chat and history sections.</w:t>
      </w:r>
    </w:p>
    <w:p w:rsidR="00000000" w:rsidDel="00000000" w:rsidP="00000000" w:rsidRDefault="00000000" w:rsidRPr="00000000" w14:paraId="0000008F">
      <w:pPr>
        <w:spacing w:before="317" w:lineRule="auto"/>
        <w:ind w:left="720" w:firstLine="0"/>
        <w:rPr>
          <w:sz w:val="24"/>
          <w:szCs w:val="24"/>
        </w:rPr>
      </w:pPr>
      <w:r w:rsidDel="00000000" w:rsidR="00000000" w:rsidRPr="00000000">
        <w:rPr>
          <w:rtl w:val="0"/>
        </w:rPr>
      </w:r>
    </w:p>
    <w:p w:rsidR="00000000" w:rsidDel="00000000" w:rsidP="00000000" w:rsidRDefault="00000000" w:rsidRPr="00000000" w14:paraId="00000090">
      <w:pPr>
        <w:spacing w:before="317" w:lineRule="auto"/>
        <w:ind w:left="720" w:firstLine="0"/>
        <w:rPr>
          <w:sz w:val="24"/>
          <w:szCs w:val="24"/>
        </w:rPr>
      </w:pPr>
      <w:r w:rsidDel="00000000" w:rsidR="00000000" w:rsidRPr="00000000">
        <w:rPr>
          <w:sz w:val="24"/>
          <w:szCs w:val="24"/>
          <w:rtl w:val="0"/>
        </w:rPr>
        <w:t xml:space="preserve">To ensure the system meets high standards of usability, the following detailed user expectations were mapped:</w:t>
      </w:r>
    </w:p>
    <w:p w:rsidR="00000000" w:rsidDel="00000000" w:rsidP="00000000" w:rsidRDefault="00000000" w:rsidRPr="00000000" w14:paraId="00000091">
      <w:pPr>
        <w:spacing w:before="317" w:lineRule="auto"/>
        <w:ind w:left="720" w:firstLine="0"/>
        <w:rPr>
          <w:sz w:val="24"/>
          <w:szCs w:val="24"/>
        </w:rPr>
      </w:pPr>
      <w:r w:rsidDel="00000000" w:rsidR="00000000" w:rsidRPr="00000000">
        <w:rPr>
          <w:sz w:val="24"/>
          <w:szCs w:val="24"/>
          <w:rtl w:val="0"/>
        </w:rPr>
        <w:t xml:space="preserve">• Error Resilience: Users require clear feedback when an action fails, such as attempting to ask an out-of-scope question.</w:t>
      </w:r>
    </w:p>
    <w:p w:rsidR="00000000" w:rsidDel="00000000" w:rsidP="00000000" w:rsidRDefault="00000000" w:rsidRPr="00000000" w14:paraId="00000092">
      <w:pPr>
        <w:spacing w:before="317" w:lineRule="auto"/>
        <w:ind w:left="720" w:firstLine="0"/>
        <w:rPr>
          <w:sz w:val="24"/>
          <w:szCs w:val="24"/>
        </w:rPr>
      </w:pPr>
      <w:r w:rsidDel="00000000" w:rsidR="00000000" w:rsidRPr="00000000">
        <w:rPr>
          <w:sz w:val="24"/>
          <w:szCs w:val="24"/>
          <w:rtl w:val="0"/>
        </w:rPr>
        <w:t xml:space="preserve">• System Transparency: The interface must reflect the internal state of the application immediately after an API call, specifically appending the new message to the chat container.</w:t>
      </w:r>
    </w:p>
    <w:p w:rsidR="00000000" w:rsidDel="00000000" w:rsidP="00000000" w:rsidRDefault="00000000" w:rsidRPr="00000000" w14:paraId="00000093">
      <w:pPr>
        <w:spacing w:before="317" w:lineRule="auto"/>
        <w:ind w:left="720" w:firstLine="0"/>
        <w:rPr>
          <w:sz w:val="24"/>
          <w:szCs w:val="24"/>
        </w:rPr>
      </w:pPr>
      <w:r w:rsidDel="00000000" w:rsidR="00000000" w:rsidRPr="00000000">
        <w:rPr>
          <w:sz w:val="24"/>
          <w:szCs w:val="24"/>
          <w:rtl w:val="0"/>
        </w:rPr>
        <w:t xml:space="preserve">• Conversational Assistance: The assistant must provide a non-linear way to navigate the knowledge, allowing users to ask about "weather" or "soil" regardless of what they previously asked</w:t>
      </w:r>
    </w:p>
    <w:p w:rsidR="00000000" w:rsidDel="00000000" w:rsidP="00000000" w:rsidRDefault="00000000" w:rsidRPr="00000000" w14:paraId="00000094">
      <w:pPr>
        <w:spacing w:before="317" w:lineRule="auto"/>
        <w:ind w:left="720" w:firstLine="0"/>
        <w:rPr>
          <w:sz w:val="24"/>
          <w:szCs w:val="24"/>
        </w:rPr>
      </w:pPr>
      <w:r w:rsidDel="00000000" w:rsidR="00000000" w:rsidRPr="00000000">
        <w:rPr>
          <w:rtl w:val="0"/>
        </w:rPr>
      </w:r>
    </w:p>
    <w:p w:rsidR="00000000" w:rsidDel="00000000" w:rsidP="00000000" w:rsidRDefault="00000000" w:rsidRPr="00000000" w14:paraId="00000095">
      <w:pPr>
        <w:pStyle w:val="Heading3"/>
        <w:numPr>
          <w:ilvl w:val="2"/>
          <w:numId w:val="19"/>
        </w:numPr>
        <w:tabs>
          <w:tab w:val="left" w:leader="none" w:pos="1345"/>
        </w:tabs>
        <w:spacing w:before="1" w:lineRule="auto"/>
        <w:ind w:left="1349" w:hanging="629"/>
        <w:rPr/>
      </w:pPr>
      <w:bookmarkStart w:colFirst="0" w:colLast="0" w:name="_ts8xv9lv4i18" w:id="9"/>
      <w:bookmarkEnd w:id="9"/>
      <w:r w:rsidDel="00000000" w:rsidR="00000000" w:rsidRPr="00000000">
        <w:rPr>
          <w:rtl w:val="0"/>
        </w:rPr>
        <w:t xml:space="preserve">Environmental requirements</w:t>
      </w:r>
    </w:p>
    <w:p w:rsidR="00000000" w:rsidDel="00000000" w:rsidP="00000000" w:rsidRDefault="00000000" w:rsidRPr="00000000" w14:paraId="00000096">
      <w:pPr>
        <w:spacing w:before="318" w:lineRule="auto"/>
        <w:ind w:left="720" w:firstLine="0"/>
        <w:rPr>
          <w:sz w:val="24"/>
          <w:szCs w:val="24"/>
        </w:rPr>
      </w:pPr>
      <w:r w:rsidDel="00000000" w:rsidR="00000000" w:rsidRPr="00000000">
        <w:rPr>
          <w:sz w:val="24"/>
          <w:szCs w:val="24"/>
          <w:rtl w:val="0"/>
        </w:rPr>
        <w:t xml:space="preserve"> Execution environment includes:</w:t>
      </w:r>
    </w:p>
    <w:p w:rsidR="00000000" w:rsidDel="00000000" w:rsidP="00000000" w:rsidRDefault="00000000" w:rsidRPr="00000000" w14:paraId="00000097">
      <w:pPr>
        <w:spacing w:before="318" w:lineRule="auto"/>
        <w:ind w:left="720" w:firstLine="0"/>
        <w:rPr>
          <w:sz w:val="24"/>
          <w:szCs w:val="24"/>
        </w:rPr>
      </w:pPr>
      <w:r w:rsidDel="00000000" w:rsidR="00000000" w:rsidRPr="00000000">
        <w:rPr>
          <w:sz w:val="24"/>
          <w:szCs w:val="24"/>
          <w:rtl w:val="0"/>
        </w:rPr>
        <w:t xml:space="preserve">• OS: Windows/Linux/macOS</w:t>
      </w:r>
    </w:p>
    <w:p w:rsidR="00000000" w:rsidDel="00000000" w:rsidP="00000000" w:rsidRDefault="00000000" w:rsidRPr="00000000" w14:paraId="00000098">
      <w:pPr>
        <w:spacing w:before="318" w:lineRule="auto"/>
        <w:ind w:left="720" w:firstLine="0"/>
        <w:rPr>
          <w:sz w:val="24"/>
          <w:szCs w:val="24"/>
        </w:rPr>
      </w:pPr>
      <w:r w:rsidDel="00000000" w:rsidR="00000000" w:rsidRPr="00000000">
        <w:rPr>
          <w:sz w:val="24"/>
          <w:szCs w:val="24"/>
          <w:rtl w:val="0"/>
        </w:rPr>
        <w:t xml:space="preserve">• Python 3.8+ installed</w:t>
      </w:r>
    </w:p>
    <w:p w:rsidR="00000000" w:rsidDel="00000000" w:rsidP="00000000" w:rsidRDefault="00000000" w:rsidRPr="00000000" w14:paraId="00000099">
      <w:pPr>
        <w:spacing w:before="318" w:lineRule="auto"/>
        <w:ind w:left="720" w:firstLine="0"/>
        <w:rPr>
          <w:sz w:val="24"/>
          <w:szCs w:val="24"/>
        </w:rPr>
      </w:pPr>
      <w:r w:rsidDel="00000000" w:rsidR="00000000" w:rsidRPr="00000000">
        <w:rPr>
          <w:sz w:val="24"/>
          <w:szCs w:val="24"/>
          <w:rtl w:val="0"/>
        </w:rPr>
        <w:t xml:space="preserve">• No external pip dependencies required</w:t>
      </w:r>
    </w:p>
    <w:p w:rsidR="00000000" w:rsidDel="00000000" w:rsidP="00000000" w:rsidRDefault="00000000" w:rsidRPr="00000000" w14:paraId="0000009A">
      <w:pPr>
        <w:spacing w:before="318" w:lineRule="auto"/>
        <w:ind w:left="720" w:firstLine="0"/>
        <w:rPr>
          <w:sz w:val="24"/>
          <w:szCs w:val="24"/>
        </w:rPr>
      </w:pPr>
      <w:r w:rsidDel="00000000" w:rsidR="00000000" w:rsidRPr="00000000">
        <w:rPr>
          <w:sz w:val="24"/>
          <w:szCs w:val="24"/>
          <w:rtl w:val="0"/>
        </w:rPr>
        <w:t xml:space="preserve">• Browser supporting modern JavaScript and Fetch API</w:t>
      </w:r>
    </w:p>
    <w:p w:rsidR="00000000" w:rsidDel="00000000" w:rsidP="00000000" w:rsidRDefault="00000000" w:rsidRPr="00000000" w14:paraId="0000009B">
      <w:pPr>
        <w:spacing w:before="318" w:lineRule="auto"/>
        <w:ind w:left="720" w:firstLine="0"/>
        <w:rPr>
          <w:sz w:val="24"/>
          <w:szCs w:val="24"/>
        </w:rPr>
      </w:pPr>
      <w:r w:rsidDel="00000000" w:rsidR="00000000" w:rsidRPr="00000000">
        <w:rPr>
          <w:sz w:val="24"/>
          <w:szCs w:val="24"/>
          <w:rtl w:val="0"/>
        </w:rPr>
        <w:t xml:space="preserve">• Localhost access (127.0.0.1:8000) for development run</w:t>
      </w:r>
    </w:p>
    <w:p w:rsidR="00000000" w:rsidDel="00000000" w:rsidP="00000000" w:rsidRDefault="00000000" w:rsidRPr="00000000" w14:paraId="0000009C">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9D">
      <w:pPr>
        <w:pStyle w:val="Heading2"/>
        <w:numPr>
          <w:ilvl w:val="1"/>
          <w:numId w:val="19"/>
        </w:numPr>
        <w:tabs>
          <w:tab w:val="left" w:leader="none" w:pos="1199"/>
        </w:tabs>
        <w:spacing w:before="1" w:lineRule="auto"/>
        <w:ind w:left="1183" w:hanging="463.9999999999999"/>
        <w:rPr/>
      </w:pPr>
      <w:bookmarkStart w:colFirst="0" w:colLast="0" w:name="_1l7a3pezc1zl" w:id="10"/>
      <w:bookmarkEnd w:id="10"/>
      <w:r w:rsidDel="00000000" w:rsidR="00000000" w:rsidRPr="00000000">
        <w:rPr>
          <w:rtl w:val="0"/>
        </w:rPr>
        <w:t xml:space="preserve">Design and Architecture</w:t>
      </w:r>
    </w:p>
    <w:p w:rsidR="00000000" w:rsidDel="00000000" w:rsidP="00000000" w:rsidRDefault="00000000" w:rsidRPr="00000000" w14:paraId="0000009E">
      <w:pPr>
        <w:spacing w:before="318" w:lineRule="auto"/>
        <w:ind w:left="720" w:firstLine="0"/>
        <w:rPr>
          <w:sz w:val="24"/>
          <w:szCs w:val="24"/>
        </w:rPr>
      </w:pPr>
      <w:r w:rsidDel="00000000" w:rsidR="00000000" w:rsidRPr="00000000">
        <w:rPr>
          <w:sz w:val="24"/>
          <w:szCs w:val="24"/>
          <w:rtl w:val="0"/>
        </w:rPr>
        <w:t xml:space="preserve">The design follows a client-server model with unidirectional request-response flow:</w:t>
      </w:r>
    </w:p>
    <w:p w:rsidR="00000000" w:rsidDel="00000000" w:rsidP="00000000" w:rsidRDefault="00000000" w:rsidRPr="00000000" w14:paraId="0000009F">
      <w:pPr>
        <w:spacing w:before="318" w:lineRule="auto"/>
        <w:ind w:left="720" w:firstLine="0"/>
        <w:rPr>
          <w:sz w:val="24"/>
          <w:szCs w:val="24"/>
        </w:rPr>
      </w:pPr>
      <w:r w:rsidDel="00000000" w:rsidR="00000000" w:rsidRPr="00000000">
        <w:rPr>
          <w:sz w:val="24"/>
          <w:szCs w:val="24"/>
          <w:rtl w:val="0"/>
        </w:rPr>
        <w:t xml:space="preserve">• User performs action on webpage (clicks button or types text).</w:t>
      </w:r>
    </w:p>
    <w:p w:rsidR="00000000" w:rsidDel="00000000" w:rsidP="00000000" w:rsidRDefault="00000000" w:rsidRPr="00000000" w14:paraId="000000A0">
      <w:pPr>
        <w:spacing w:before="318" w:lineRule="auto"/>
        <w:ind w:left="720" w:firstLine="0"/>
        <w:rPr>
          <w:sz w:val="24"/>
          <w:szCs w:val="24"/>
        </w:rPr>
      </w:pPr>
      <w:r w:rsidDel="00000000" w:rsidR="00000000" w:rsidRPr="00000000">
        <w:rPr>
          <w:sz w:val="24"/>
          <w:szCs w:val="24"/>
          <w:rtl w:val="0"/>
        </w:rPr>
        <w:t xml:space="preserve">• JavaScript captures event and sends HTTP request.</w:t>
      </w:r>
    </w:p>
    <w:p w:rsidR="00000000" w:rsidDel="00000000" w:rsidP="00000000" w:rsidRDefault="00000000" w:rsidRPr="00000000" w14:paraId="000000A1">
      <w:pPr>
        <w:spacing w:before="318" w:lineRule="auto"/>
        <w:ind w:left="720" w:firstLine="0"/>
        <w:rPr>
          <w:sz w:val="24"/>
          <w:szCs w:val="24"/>
        </w:rPr>
      </w:pPr>
      <w:r w:rsidDel="00000000" w:rsidR="00000000" w:rsidRPr="00000000">
        <w:rPr>
          <w:sz w:val="24"/>
          <w:szCs w:val="24"/>
          <w:rtl w:val="0"/>
        </w:rPr>
        <w:t xml:space="preserve">• Python route validates input and processes keyword logic.</w:t>
      </w:r>
    </w:p>
    <w:p w:rsidR="00000000" w:rsidDel="00000000" w:rsidP="00000000" w:rsidRDefault="00000000" w:rsidRPr="00000000" w14:paraId="000000A2">
      <w:pPr>
        <w:spacing w:before="318" w:lineRule="auto"/>
        <w:ind w:left="720" w:firstLine="0"/>
        <w:rPr>
          <w:sz w:val="24"/>
          <w:szCs w:val="24"/>
        </w:rPr>
      </w:pPr>
      <w:r w:rsidDel="00000000" w:rsidR="00000000" w:rsidRPr="00000000">
        <w:rPr>
          <w:sz w:val="24"/>
          <w:szCs w:val="24"/>
          <w:rtl w:val="0"/>
        </w:rPr>
        <w:t xml:space="preserve">• In-memory data is read to formulate a response.</w:t>
      </w:r>
    </w:p>
    <w:p w:rsidR="00000000" w:rsidDel="00000000" w:rsidP="00000000" w:rsidRDefault="00000000" w:rsidRPr="00000000" w14:paraId="000000A3">
      <w:pPr>
        <w:spacing w:before="318" w:lineRule="auto"/>
        <w:ind w:left="720" w:firstLine="0"/>
        <w:rPr>
          <w:sz w:val="24"/>
          <w:szCs w:val="24"/>
        </w:rPr>
      </w:pPr>
      <w:r w:rsidDel="00000000" w:rsidR="00000000" w:rsidRPr="00000000">
        <w:rPr>
          <w:sz w:val="24"/>
          <w:szCs w:val="24"/>
          <w:rtl w:val="0"/>
        </w:rPr>
        <w:t xml:space="preserve">• Response is returned to frontend.</w:t>
      </w:r>
    </w:p>
    <w:p w:rsidR="00000000" w:rsidDel="00000000" w:rsidP="00000000" w:rsidRDefault="00000000" w:rsidRPr="00000000" w14:paraId="000000A4">
      <w:pPr>
        <w:spacing w:before="318" w:lineRule="auto"/>
        <w:ind w:left="720" w:firstLine="0"/>
        <w:rPr>
          <w:sz w:val="24"/>
          <w:szCs w:val="24"/>
        </w:rPr>
      </w:pPr>
      <w:r w:rsidDel="00000000" w:rsidR="00000000" w:rsidRPr="00000000">
        <w:rPr>
          <w:sz w:val="24"/>
          <w:szCs w:val="24"/>
          <w:rtl w:val="0"/>
        </w:rPr>
        <w:t xml:space="preserve">• Frontend appends the new message to the chat view.</w:t>
      </w:r>
    </w:p>
    <w:p w:rsidR="00000000" w:rsidDel="00000000" w:rsidP="00000000" w:rsidRDefault="00000000" w:rsidRPr="00000000" w14:paraId="000000A5">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A6">
      <w:pPr>
        <w:shd w:fill="1f1f1f" w:val="clear"/>
        <w:spacing w:before="318"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Fetching initial data in web_app.py</w:t>
      </w:r>
    </w:p>
    <w:p w:rsidR="00000000" w:rsidDel="00000000" w:rsidP="00000000" w:rsidRDefault="00000000" w:rsidRPr="00000000" w14:paraId="000000A7">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ce9178"/>
          <w:sz w:val="21"/>
          <w:szCs w:val="21"/>
          <w:rtl w:val="0"/>
        </w:rPr>
        <w:t xml:space="preserve">"/api/welcome"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data = build_welcome_payload()</w:t>
      </w:r>
    </w:p>
    <w:p w:rsidR="00000000" w:rsidDel="00000000" w:rsidP="00000000" w:rsidRDefault="00000000" w:rsidRPr="00000000" w14:paraId="000000A9">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.send_json(data)</w:t>
      </w:r>
    </w:p>
    <w:p w:rsidR="00000000" w:rsidDel="00000000" w:rsidP="00000000" w:rsidRDefault="00000000" w:rsidRPr="00000000" w14:paraId="000000AA">
      <w:pPr>
        <w:shd w:fill="1f1f1f" w:val="clear"/>
        <w:spacing w:before="318"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AB">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AC">
      <w:pPr>
        <w:spacing w:before="318"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Transfers server-side initial welcome data to frontend JavaScript state.</w:t>
      </w:r>
    </w:p>
    <w:p w:rsidR="00000000" w:rsidDel="00000000" w:rsidP="00000000" w:rsidRDefault="00000000" w:rsidRPr="00000000" w14:paraId="000000AD">
      <w:pPr>
        <w:spacing w:before="318" w:lineRule="auto"/>
        <w:ind w:left="720" w:firstLine="0"/>
        <w:rPr>
          <w:sz w:val="24"/>
          <w:szCs w:val="24"/>
        </w:rPr>
      </w:pPr>
      <w:r w:rsidDel="00000000" w:rsidR="00000000" w:rsidRPr="00000000">
        <w:rPr>
          <w:b w:val="1"/>
          <w:bCs w:val="1"/>
          <w:sz w:val="24"/>
          <w:szCs w:val="24"/>
          <w:rtl w:val="0"/>
        </w:rPr>
        <w:t xml:space="preserve">Observed result</w:t>
      </w:r>
      <w:r w:rsidDel="00000000" w:rsidR="00000000" w:rsidRPr="00000000">
        <w:rPr>
          <w:sz w:val="24"/>
          <w:szCs w:val="24"/>
          <w:rtl w:val="0"/>
        </w:rPr>
        <w:t xml:space="preserve">: UI starts with real welcome message and dynamic quick action buttons immediately.</w:t>
      </w:r>
    </w:p>
    <w:p w:rsidR="00000000" w:rsidDel="00000000" w:rsidP="00000000" w:rsidRDefault="00000000" w:rsidRPr="00000000" w14:paraId="000000AE">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AF">
      <w:pPr>
        <w:spacing w:before="318" w:lineRule="auto"/>
        <w:ind w:left="720" w:firstLine="0"/>
        <w:rPr>
          <w:b w:val="1"/>
          <w:bCs w:val="1"/>
          <w:sz w:val="24"/>
          <w:szCs w:val="24"/>
        </w:rPr>
      </w:pPr>
      <w:r w:rsidDel="00000000" w:rsidR="00000000" w:rsidRPr="00000000">
        <w:rPr>
          <w:b w:val="1"/>
          <w:bCs w:val="1"/>
          <w:sz w:val="24"/>
          <w:szCs w:val="24"/>
          <w:rtl w:val="0"/>
        </w:rPr>
        <w:t xml:space="preserve">Key design decisions:</w:t>
      </w:r>
    </w:p>
    <w:p w:rsidR="00000000" w:rsidDel="00000000" w:rsidP="00000000" w:rsidRDefault="00000000" w:rsidRPr="00000000" w14:paraId="000000B0">
      <w:pPr>
        <w:spacing w:before="318" w:lineRule="auto"/>
        <w:ind w:left="720" w:firstLine="0"/>
        <w:rPr>
          <w:sz w:val="24"/>
          <w:szCs w:val="24"/>
        </w:rPr>
      </w:pPr>
      <w:r w:rsidDel="00000000" w:rsidR="00000000" w:rsidRPr="00000000">
        <w:rPr>
          <w:sz w:val="24"/>
          <w:szCs w:val="24"/>
          <w:rtl w:val="0"/>
        </w:rPr>
        <w:t xml:space="preserve">• Keep backend logic centralized and reusable.</w:t>
      </w:r>
    </w:p>
    <w:p w:rsidR="00000000" w:rsidDel="00000000" w:rsidP="00000000" w:rsidRDefault="00000000" w:rsidRPr="00000000" w14:paraId="000000B1">
      <w:pPr>
        <w:spacing w:before="318" w:lineRule="auto"/>
        <w:ind w:left="720" w:firstLine="0"/>
        <w:rPr>
          <w:sz w:val="24"/>
          <w:szCs w:val="24"/>
        </w:rPr>
      </w:pPr>
      <w:r w:rsidDel="00000000" w:rsidR="00000000" w:rsidRPr="00000000">
        <w:rPr>
          <w:sz w:val="24"/>
          <w:szCs w:val="24"/>
          <w:rtl w:val="0"/>
        </w:rPr>
        <w:t xml:space="preserve">• Avoid direct frontend manipulation of data source.</w:t>
      </w:r>
    </w:p>
    <w:p w:rsidR="00000000" w:rsidDel="00000000" w:rsidP="00000000" w:rsidRDefault="00000000" w:rsidRPr="00000000" w14:paraId="000000B2">
      <w:pPr>
        <w:spacing w:before="318" w:lineRule="auto"/>
        <w:ind w:left="720" w:firstLine="0"/>
        <w:rPr>
          <w:sz w:val="24"/>
          <w:szCs w:val="24"/>
        </w:rPr>
      </w:pPr>
      <w:r w:rsidDel="00000000" w:rsidR="00000000" w:rsidRPr="00000000">
        <w:rPr>
          <w:sz w:val="24"/>
          <w:szCs w:val="24"/>
          <w:rtl w:val="0"/>
        </w:rPr>
        <w:t xml:space="preserve">• Keep chatbot deterministic using keyword-based routing.</w:t>
      </w:r>
    </w:p>
    <w:p w:rsidR="00000000" w:rsidDel="00000000" w:rsidP="00000000" w:rsidRDefault="00000000" w:rsidRPr="00000000" w14:paraId="000000B3">
      <w:pPr>
        <w:spacing w:before="318" w:lineRule="auto"/>
        <w:ind w:left="720" w:firstLine="0"/>
        <w:rPr>
          <w:sz w:val="24"/>
          <w:szCs w:val="24"/>
        </w:rPr>
      </w:pPr>
      <w:r w:rsidDel="00000000" w:rsidR="00000000" w:rsidRPr="00000000">
        <w:rPr>
          <w:sz w:val="24"/>
          <w:szCs w:val="24"/>
          <w:rtl w:val="0"/>
        </w:rPr>
        <w:t xml:space="preserve">• Maintain clear API contracts to support future mobile/web clients.</w:t>
      </w:r>
    </w:p>
    <w:p w:rsidR="00000000" w:rsidDel="00000000" w:rsidP="00000000" w:rsidRDefault="00000000" w:rsidRPr="00000000" w14:paraId="000000B4">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B5">
      <w:pPr>
        <w:spacing w:before="318" w:lineRule="auto"/>
        <w:ind w:left="720" w:firstLine="0"/>
        <w:rPr>
          <w:sz w:val="24"/>
          <w:szCs w:val="24"/>
        </w:rPr>
      </w:pPr>
      <w:r w:rsidDel="00000000" w:rsidR="00000000" w:rsidRPr="00000000">
        <w:rPr>
          <w:sz w:val="24"/>
          <w:szCs w:val="24"/>
          <w:rtl w:val="0"/>
        </w:rPr>
        <w:t xml:space="preserve">The system architecture is built on a Stateless REST pattern. The frontend maintains a local state array that tracks the chat history. This ensures that the UI is "data-driven."</w:t>
      </w:r>
    </w:p>
    <w:p w:rsidR="00000000" w:rsidDel="00000000" w:rsidP="00000000" w:rsidRDefault="00000000" w:rsidRPr="00000000" w14:paraId="000000B6">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B7">
      <w:pPr>
        <w:spacing w:before="318" w:lineRule="auto"/>
        <w:ind w:left="720" w:firstLine="0"/>
        <w:rPr>
          <w:sz w:val="24"/>
          <w:szCs w:val="24"/>
        </w:rPr>
      </w:pPr>
      <w:r w:rsidDel="00000000" w:rsidR="00000000" w:rsidRPr="00000000">
        <w:rPr>
          <w:b w:val="1"/>
          <w:bCs w:val="1"/>
          <w:sz w:val="24"/>
          <w:szCs w:val="24"/>
          <w:rtl w:val="0"/>
        </w:rPr>
        <w:t xml:space="preserve">Data Dictionary and Schema: </w:t>
      </w:r>
      <w:r w:rsidDel="00000000" w:rsidR="00000000" w:rsidRPr="00000000">
        <w:rPr>
          <w:sz w:val="24"/>
          <w:szCs w:val="24"/>
          <w:rtl w:val="0"/>
        </w:rPr>
        <w:t xml:space="preserve">The `agriculture_data.py` file serves as the single source of truth. It is structured as follows:</w:t>
      </w:r>
    </w:p>
    <w:p w:rsidR="00000000" w:rsidDel="00000000" w:rsidP="00000000" w:rsidRDefault="00000000" w:rsidRPr="00000000" w14:paraId="000000B8">
      <w:pPr>
        <w:spacing w:before="318" w:lineRule="auto"/>
        <w:ind w:left="720" w:firstLine="0"/>
        <w:rPr>
          <w:sz w:val="24"/>
          <w:szCs w:val="24"/>
        </w:rPr>
      </w:pPr>
      <w:r w:rsidDel="00000000" w:rsidR="00000000" w:rsidRPr="00000000">
        <w:rPr>
          <w:b w:val="1"/>
          <w:bCs w:val="1"/>
          <w:sz w:val="24"/>
          <w:szCs w:val="24"/>
          <w:rtl w:val="0"/>
        </w:rPr>
        <w:t xml:space="preserve">• Crop Object</w:t>
      </w:r>
      <w:r w:rsidDel="00000000" w:rsidR="00000000" w:rsidRPr="00000000">
        <w:rPr>
          <w:sz w:val="24"/>
          <w:szCs w:val="24"/>
          <w:rtl w:val="0"/>
        </w:rPr>
        <w:t xml:space="preserve">: Dictionary containing name and status details.</w:t>
      </w:r>
    </w:p>
    <w:p w:rsidR="00000000" w:rsidDel="00000000" w:rsidP="00000000" w:rsidRDefault="00000000" w:rsidRPr="00000000" w14:paraId="000000B9">
      <w:pPr>
        <w:spacing w:before="318" w:lineRule="auto"/>
        <w:ind w:left="720" w:firstLine="0"/>
        <w:rPr>
          <w:sz w:val="24"/>
          <w:szCs w:val="24"/>
        </w:rPr>
      </w:pPr>
      <w:r w:rsidDel="00000000" w:rsidR="00000000" w:rsidRPr="00000000">
        <w:rPr>
          <w:b w:val="1"/>
          <w:bCs w:val="1"/>
          <w:sz w:val="24"/>
          <w:szCs w:val="24"/>
          <w:rtl w:val="0"/>
        </w:rPr>
        <w:t xml:space="preserve">• Soil Object:</w:t>
      </w:r>
      <w:r w:rsidDel="00000000" w:rsidR="00000000" w:rsidRPr="00000000">
        <w:rPr>
          <w:sz w:val="24"/>
          <w:szCs w:val="24"/>
          <w:rtl w:val="0"/>
        </w:rPr>
        <w:t xml:space="preserve"> Dictionary tracking condition and advice.</w:t>
      </w:r>
    </w:p>
    <w:p w:rsidR="00000000" w:rsidDel="00000000" w:rsidP="00000000" w:rsidRDefault="00000000" w:rsidRPr="00000000" w14:paraId="000000BA">
      <w:pPr>
        <w:spacing w:before="318" w:lineRule="auto"/>
        <w:ind w:left="720" w:firstLine="0"/>
        <w:rPr>
          <w:sz w:val="24"/>
          <w:szCs w:val="24"/>
        </w:rPr>
      </w:pPr>
      <w:r w:rsidDel="00000000" w:rsidR="00000000" w:rsidRPr="00000000">
        <w:rPr>
          <w:b w:val="1"/>
          <w:bCs w:val="1"/>
          <w:sz w:val="24"/>
          <w:szCs w:val="24"/>
          <w:rtl w:val="0"/>
        </w:rPr>
        <w:t xml:space="preserve">• Weather/Tips Arrays</w:t>
      </w:r>
      <w:r w:rsidDel="00000000" w:rsidR="00000000" w:rsidRPr="00000000">
        <w:rPr>
          <w:sz w:val="24"/>
          <w:szCs w:val="24"/>
          <w:rtl w:val="0"/>
        </w:rPr>
        <w:t xml:space="preserve">: Lists from which random selections are made.</w:t>
      </w:r>
    </w:p>
    <w:p w:rsidR="00000000" w:rsidDel="00000000" w:rsidP="00000000" w:rsidRDefault="00000000" w:rsidRPr="00000000" w14:paraId="000000BB">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BC">
      <w:pPr>
        <w:spacing w:before="318" w:lineRule="auto"/>
        <w:ind w:left="720" w:firstLine="0"/>
        <w:rPr>
          <w:sz w:val="24"/>
          <w:szCs w:val="24"/>
        </w:rPr>
      </w:pPr>
      <w:r w:rsidDel="00000000" w:rsidR="00000000" w:rsidRPr="00000000">
        <w:rPr>
          <w:sz w:val="24"/>
          <w:szCs w:val="24"/>
          <w:rtl w:val="0"/>
        </w:rPr>
        <w:t xml:space="preserve">This modularity allows the backend to handle business logic—like checking if a keyword exists—before any response is rendered.</w:t>
      </w:r>
    </w:p>
    <w:p w:rsidR="00000000" w:rsidDel="00000000" w:rsidP="00000000" w:rsidRDefault="00000000" w:rsidRPr="00000000" w14:paraId="000000BD">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BE">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detect_topic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user_input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f1f1f" w:val="clear"/>
        <w:spacing w:before="318"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what the user is asking about using simple keyword check</w:t>
      </w:r>
    </w:p>
    <w:p w:rsidR="00000000" w:rsidDel="00000000" w:rsidP="00000000" w:rsidRDefault="00000000" w:rsidRPr="00000000" w14:paraId="000000C0">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words = user_input.lower().split()</w:t>
      </w:r>
    </w:p>
    <w:p w:rsidR="00000000" w:rsidDel="00000000" w:rsidP="00000000" w:rsidRDefault="00000000" w:rsidRPr="00000000" w14:paraId="000000C1">
      <w:pPr>
        <w:shd w:fill="1f1f1f" w:val="clear"/>
        <w:spacing w:before="318"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w:t>
      </w:r>
    </w:p>
    <w:p w:rsidR="00000000" w:rsidDel="00000000" w:rsidP="00000000" w:rsidRDefault="00000000" w:rsidRPr="00000000" w14:paraId="000000C3">
      <w:pPr>
        <w:shd w:fill="1f1f1f" w:val="clear"/>
        <w:spacing w:before="318"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"history"</w:t>
      </w:r>
    </w:p>
    <w:p w:rsidR="00000000" w:rsidDel="00000000" w:rsidP="00000000" w:rsidRDefault="00000000" w:rsidRPr="00000000" w14:paraId="000000C4">
      <w:pPr>
        <w:shd w:fill="1f1f1f" w:val="clear"/>
        <w:spacing w:before="318"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5">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"crops"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w:t>
      </w:r>
    </w:p>
    <w:p w:rsidR="00000000" w:rsidDel="00000000" w:rsidP="00000000" w:rsidRDefault="00000000" w:rsidRPr="00000000" w14:paraId="000000C6">
      <w:pPr>
        <w:shd w:fill="1f1f1f" w:val="clear"/>
        <w:spacing w:before="318"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"crop"</w:t>
      </w:r>
    </w:p>
    <w:p w:rsidR="00000000" w:rsidDel="00000000" w:rsidP="00000000" w:rsidRDefault="00000000" w:rsidRPr="00000000" w14:paraId="000000C7">
      <w:pPr>
        <w:shd w:fill="1f1f1f" w:val="clear"/>
        <w:spacing w:before="318"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before="318"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w:t>
      </w:r>
    </w:p>
    <w:p w:rsidR="00000000" w:rsidDel="00000000" w:rsidP="00000000" w:rsidRDefault="00000000" w:rsidRPr="00000000" w14:paraId="000000C9">
      <w:pPr>
        <w:shd w:fill="1f1f1f" w:val="clear"/>
        <w:spacing w:before="318"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0CA">
      <w:pPr>
        <w:shd w:fill="1f1f1f" w:val="clear"/>
        <w:spacing w:before="318"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CB">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CC">
      <w:pPr>
        <w:spacing w:before="318"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Computes correct intent from user input.</w:t>
      </w:r>
    </w:p>
    <w:p w:rsidR="00000000" w:rsidDel="00000000" w:rsidP="00000000" w:rsidRDefault="00000000" w:rsidRPr="00000000" w14:paraId="000000CD">
      <w:pPr>
        <w:spacing w:before="318" w:lineRule="auto"/>
        <w:ind w:left="720" w:firstLine="0"/>
        <w:rPr>
          <w:sz w:val="24"/>
          <w:szCs w:val="24"/>
        </w:rPr>
      </w:pPr>
      <w:r w:rsidDel="00000000" w:rsidR="00000000" w:rsidRPr="00000000">
        <w:rPr>
          <w:b w:val="1"/>
          <w:bCs w:val="1"/>
          <w:sz w:val="24"/>
          <w:szCs w:val="24"/>
          <w:rtl w:val="0"/>
        </w:rPr>
        <w:t xml:space="preserve">Observed result</w:t>
      </w:r>
      <w:r w:rsidDel="00000000" w:rsidR="00000000" w:rsidRPr="00000000">
        <w:rPr>
          <w:sz w:val="24"/>
          <w:szCs w:val="24"/>
          <w:rtl w:val="0"/>
        </w:rPr>
        <w:t xml:space="preserve">: Chatbot replies appropriately based on matched topic words.</w:t>
      </w:r>
    </w:p>
    <w:p w:rsidR="00000000" w:rsidDel="00000000" w:rsidP="00000000" w:rsidRDefault="00000000" w:rsidRPr="00000000" w14:paraId="000000CE">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CF">
      <w:pPr>
        <w:spacing w:before="318" w:lineRule="auto"/>
        <w:ind w:left="720" w:firstLine="0"/>
        <w:rPr>
          <w:sz w:val="24"/>
          <w:szCs w:val="24"/>
        </w:rPr>
      </w:pPr>
      <w:r w:rsidDel="00000000" w:rsidR="00000000" w:rsidRPr="00000000">
        <w:rPr>
          <w:sz w:val="24"/>
          <w:szCs w:val="24"/>
          <w:rtl w:val="0"/>
        </w:rPr>
        <w:t xml:space="preserve">Security-aware design choices:</w:t>
      </w:r>
    </w:p>
    <w:p w:rsidR="00000000" w:rsidDel="00000000" w:rsidP="00000000" w:rsidRDefault="00000000" w:rsidRPr="00000000" w14:paraId="000000D0">
      <w:pPr>
        <w:spacing w:before="318" w:lineRule="auto"/>
        <w:ind w:left="720" w:firstLine="0"/>
        <w:rPr>
          <w:sz w:val="24"/>
          <w:szCs w:val="24"/>
        </w:rPr>
      </w:pPr>
      <w:r w:rsidDel="00000000" w:rsidR="00000000" w:rsidRPr="00000000">
        <w:rPr>
          <w:sz w:val="24"/>
          <w:szCs w:val="24"/>
          <w:rtl w:val="0"/>
        </w:rPr>
        <w:t xml:space="preserve">• Input sanitization for user messages.</w:t>
      </w:r>
    </w:p>
    <w:p w:rsidR="00000000" w:rsidDel="00000000" w:rsidP="00000000" w:rsidRDefault="00000000" w:rsidRPr="00000000" w14:paraId="000000D1">
      <w:pPr>
        <w:spacing w:before="318" w:lineRule="auto"/>
        <w:ind w:left="720" w:firstLine="0"/>
        <w:rPr>
          <w:sz w:val="24"/>
          <w:szCs w:val="24"/>
        </w:rPr>
      </w:pPr>
      <w:r w:rsidDel="00000000" w:rsidR="00000000" w:rsidRPr="00000000">
        <w:rPr>
          <w:sz w:val="24"/>
          <w:szCs w:val="24"/>
          <w:rtl w:val="0"/>
        </w:rPr>
        <w:t xml:space="preserve">• Required field checks in POST body.</w:t>
      </w:r>
    </w:p>
    <w:p w:rsidR="00000000" w:rsidDel="00000000" w:rsidP="00000000" w:rsidRDefault="00000000" w:rsidRPr="00000000" w14:paraId="000000D2">
      <w:pPr>
        <w:spacing w:before="318" w:lineRule="auto"/>
        <w:ind w:left="720" w:firstLine="0"/>
        <w:rPr>
          <w:sz w:val="24"/>
          <w:szCs w:val="24"/>
        </w:rPr>
      </w:pPr>
      <w:r w:rsidDel="00000000" w:rsidR="00000000" w:rsidRPr="00000000">
        <w:rPr>
          <w:sz w:val="24"/>
          <w:szCs w:val="24"/>
          <w:rtl w:val="0"/>
        </w:rPr>
        <w:t xml:space="preserve">• Error handling for missing or malformed requests.</w:t>
      </w:r>
    </w:p>
    <w:p w:rsidR="00000000" w:rsidDel="00000000" w:rsidP="00000000" w:rsidRDefault="00000000" w:rsidRPr="00000000" w14:paraId="000000D3">
      <w:pPr>
        <w:spacing w:before="318" w:lineRule="auto"/>
        <w:ind w:left="720" w:firstLine="0"/>
        <w:rPr>
          <w:sz w:val="24"/>
          <w:szCs w:val="24"/>
        </w:rPr>
      </w:pPr>
      <w:r w:rsidDel="00000000" w:rsidR="00000000" w:rsidRPr="00000000">
        <w:rPr>
          <w:sz w:val="24"/>
          <w:szCs w:val="24"/>
          <w:rtl w:val="0"/>
        </w:rPr>
        <w:t xml:space="preserve">• Escaped rendering on frontend to reduce injection risk in dynamic content.</w:t>
      </w:r>
    </w:p>
    <w:p w:rsidR="00000000" w:rsidDel="00000000" w:rsidP="00000000" w:rsidRDefault="00000000" w:rsidRPr="00000000" w14:paraId="000000D4">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D5">
      <w:pPr>
        <w:spacing w:before="318" w:lineRule="auto"/>
        <w:ind w:left="720" w:firstLine="0"/>
        <w:rPr>
          <w:sz w:val="24"/>
          <w:szCs w:val="24"/>
        </w:rPr>
      </w:pPr>
      <w:r w:rsidDel="00000000" w:rsidR="00000000" w:rsidRPr="00000000">
        <w:rPr>
          <w:rtl w:val="0"/>
        </w:rPr>
      </w:r>
    </w:p>
    <w:p w:rsidR="00000000" w:rsidDel="00000000" w:rsidP="00000000" w:rsidRDefault="00000000" w:rsidRPr="00000000" w14:paraId="000000D6">
      <w:pPr>
        <w:pStyle w:val="Heading2"/>
        <w:numPr>
          <w:ilvl w:val="1"/>
          <w:numId w:val="19"/>
        </w:numPr>
        <w:tabs>
          <w:tab w:val="left" w:leader="none" w:pos="1199"/>
        </w:tabs>
        <w:ind w:left="1183" w:hanging="463.9999999999999"/>
        <w:rPr/>
      </w:pPr>
      <w:bookmarkStart w:colFirst="0" w:colLast="0" w:name="_xf923uweu52l" w:id="11"/>
      <w:bookmarkEnd w:id="11"/>
      <w:r w:rsidDel="00000000" w:rsidR="00000000" w:rsidRPr="00000000">
        <w:rPr>
          <w:rtl w:val="0"/>
        </w:rPr>
        <w:t xml:space="preserve">Implementation</w:t>
      </w:r>
    </w:p>
    <w:p w:rsidR="00000000" w:rsidDel="00000000" w:rsidP="00000000" w:rsidRDefault="00000000" w:rsidRPr="00000000" w14:paraId="000000D7">
      <w:pPr>
        <w:spacing w:before="345" w:lineRule="auto"/>
        <w:ind w:left="0" w:firstLine="0"/>
        <w:rPr>
          <w:sz w:val="24"/>
          <w:szCs w:val="24"/>
        </w:rPr>
      </w:pPr>
      <w:r w:rsidDel="00000000" w:rsidR="00000000" w:rsidRPr="00000000">
        <w:rPr>
          <w:sz w:val="24"/>
          <w:szCs w:val="24"/>
          <w:rtl w:val="0"/>
        </w:rPr>
        <w:t xml:space="preserve">            Backend implementation in `command_handler.py` and `web_app.py` includes:</w:t>
      </w:r>
    </w:p>
    <w:p w:rsidR="00000000" w:rsidDel="00000000" w:rsidP="00000000" w:rsidRDefault="00000000" w:rsidRPr="00000000" w14:paraId="000000D8">
      <w:pPr>
        <w:spacing w:before="345"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`get_bot_response()`</w:t>
      </w:r>
      <w:r w:rsidDel="00000000" w:rsidR="00000000" w:rsidRPr="00000000">
        <w:rPr>
          <w:sz w:val="24"/>
          <w:szCs w:val="24"/>
          <w:rtl w:val="0"/>
        </w:rPr>
        <w:t xml:space="preserve"> for central logic control.</w:t>
      </w:r>
    </w:p>
    <w:p w:rsidR="00000000" w:rsidDel="00000000" w:rsidP="00000000" w:rsidRDefault="00000000" w:rsidRPr="00000000" w14:paraId="000000D9">
      <w:pPr>
        <w:spacing w:before="345"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`detect_topic()` </w:t>
      </w:r>
      <w:r w:rsidDel="00000000" w:rsidR="00000000" w:rsidRPr="00000000">
        <w:rPr>
          <w:sz w:val="24"/>
          <w:szCs w:val="24"/>
          <w:rtl w:val="0"/>
        </w:rPr>
        <w:t xml:space="preserve">for keyword intent matching.</w:t>
      </w:r>
    </w:p>
    <w:p w:rsidR="00000000" w:rsidDel="00000000" w:rsidP="00000000" w:rsidRDefault="00000000" w:rsidRPr="00000000" w14:paraId="000000DA">
      <w:pPr>
        <w:spacing w:before="345"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`build_welcome_payload()`</w:t>
      </w:r>
      <w:r w:rsidDel="00000000" w:rsidR="00000000" w:rsidRPr="00000000">
        <w:rPr>
          <w:sz w:val="24"/>
          <w:szCs w:val="24"/>
          <w:rtl w:val="0"/>
        </w:rPr>
        <w:t xml:space="preserve"> for dashboard initialization.</w:t>
      </w:r>
    </w:p>
    <w:p w:rsidR="00000000" w:rsidDel="00000000" w:rsidP="00000000" w:rsidRDefault="00000000" w:rsidRPr="00000000" w14:paraId="000000DB">
      <w:pPr>
        <w:spacing w:before="345" w:lineRule="auto"/>
        <w:ind w:left="720" w:firstLine="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`do_GET()` and `do_POST()`</w:t>
      </w:r>
      <w:r w:rsidDel="00000000" w:rsidR="00000000" w:rsidRPr="00000000">
        <w:rPr>
          <w:sz w:val="24"/>
          <w:szCs w:val="24"/>
          <w:rtl w:val="0"/>
        </w:rPr>
        <w:t xml:space="preserve"> to handle API routes.</w:t>
      </w:r>
    </w:p>
    <w:p w:rsidR="00000000" w:rsidDel="00000000" w:rsidP="00000000" w:rsidRDefault="00000000" w:rsidRPr="00000000" w14:paraId="000000DC">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DD">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DE">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DF">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E0">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E1">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E2">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.path</w:t>
      </w:r>
    </w:p>
    <w:p w:rsidR="00000000" w:rsidDel="00000000" w:rsidP="00000000" w:rsidRDefault="00000000" w:rsidRPr="00000000" w14:paraId="000000E4">
      <w:pPr>
        <w:shd w:fill="1f1f1f" w:val="clear"/>
        <w:spacing w:before="345"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ce9178"/>
          <w:sz w:val="21"/>
          <w:szCs w:val="21"/>
          <w:rtl w:val="0"/>
        </w:rPr>
        <w:t xml:space="preserve">"/api/chat"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.send_json({</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found"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7">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tl w:val="0"/>
        </w:rPr>
      </w:r>
    </w:p>
    <w:p w:rsidR="00000000" w:rsidDel="00000000" w:rsidP="00000000" w:rsidRDefault="00000000" w:rsidRPr="00000000" w14:paraId="000000E8">
      <w:pPr>
        <w:shd w:fill="1f1f1f" w:val="clear"/>
        <w:spacing w:before="345"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parse request body ...</w:t>
      </w:r>
    </w:p>
    <w:p w:rsidR="00000000" w:rsidDel="00000000" w:rsidP="00000000" w:rsidRDefault="00000000" w:rsidRPr="00000000" w14:paraId="000000E9">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reply = get_bot_response(message, history)</w:t>
      </w:r>
    </w:p>
    <w:p w:rsidR="00000000" w:rsidDel="00000000" w:rsidP="00000000" w:rsidRDefault="00000000" w:rsidRPr="00000000" w14:paraId="000000EA">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.send_json({</w:t>
      </w:r>
      <w:r w:rsidDel="00000000" w:rsidR="00000000" w:rsidRPr="00000000">
        <w:rPr>
          <w:rFonts w:ascii="Courier New" w:cs="Courier New" w:eastAsia="Courier New" w:hAnsi="Courier New"/>
          <w:color w:val="ce9178"/>
          <w:sz w:val="21"/>
          <w:szCs w:val="21"/>
          <w:rtl w:val="0"/>
        </w:rPr>
        <w:t xml:space="preserve">"reply"</w:t>
      </w:r>
      <w:r w:rsidDel="00000000" w:rsidR="00000000" w:rsidRPr="00000000">
        <w:rPr>
          <w:rFonts w:ascii="Courier New" w:cs="Courier New" w:eastAsia="Courier New" w:hAnsi="Courier New"/>
          <w:color w:val="d4d4d4"/>
          <w:sz w:val="21"/>
          <w:szCs w:val="21"/>
          <w:rtl w:val="0"/>
        </w:rPr>
        <w:t xml:space="preserve">: reply})</w:t>
      </w:r>
    </w:p>
    <w:p w:rsidR="00000000" w:rsidDel="00000000" w:rsidP="00000000" w:rsidRDefault="00000000" w:rsidRPr="00000000" w14:paraId="000000EB">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EC">
      <w:pPr>
        <w:spacing w:before="345"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Returns all values required to refresh chat sections after user actions.</w:t>
      </w:r>
    </w:p>
    <w:p w:rsidR="00000000" w:rsidDel="00000000" w:rsidP="00000000" w:rsidRDefault="00000000" w:rsidRPr="00000000" w14:paraId="000000ED">
      <w:pPr>
        <w:spacing w:before="345" w:lineRule="auto"/>
        <w:ind w:left="720" w:firstLine="0"/>
        <w:rPr>
          <w:sz w:val="24"/>
          <w:szCs w:val="24"/>
        </w:rPr>
      </w:pPr>
      <w:r w:rsidDel="00000000" w:rsidR="00000000" w:rsidRPr="00000000">
        <w:rPr>
          <w:b w:val="1"/>
          <w:bCs w:val="1"/>
          <w:sz w:val="24"/>
          <w:szCs w:val="24"/>
          <w:rtl w:val="0"/>
        </w:rPr>
        <w:t xml:space="preserve">Observed result: </w:t>
      </w:r>
      <w:r w:rsidDel="00000000" w:rsidR="00000000" w:rsidRPr="00000000">
        <w:rPr>
          <w:sz w:val="24"/>
          <w:szCs w:val="24"/>
          <w:rtl w:val="0"/>
        </w:rPr>
        <w:t xml:space="preserve">Chat updates correctly, and invalid requests return proper fallback messages.</w:t>
      </w:r>
    </w:p>
    <w:p w:rsidR="00000000" w:rsidDel="00000000" w:rsidP="00000000" w:rsidRDefault="00000000" w:rsidRPr="00000000" w14:paraId="000000EE">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EF">
      <w:pPr>
        <w:spacing w:before="345" w:lineRule="auto"/>
        <w:ind w:left="720" w:firstLine="0"/>
        <w:rPr>
          <w:sz w:val="24"/>
          <w:szCs w:val="24"/>
        </w:rPr>
      </w:pPr>
      <w:r w:rsidDel="00000000" w:rsidR="00000000" w:rsidRPr="00000000">
        <w:rPr>
          <w:sz w:val="24"/>
          <w:szCs w:val="24"/>
          <w:rtl w:val="0"/>
        </w:rPr>
        <w:t xml:space="preserve">Core endpoints:</w:t>
      </w:r>
    </w:p>
    <w:p w:rsidR="00000000" w:rsidDel="00000000" w:rsidP="00000000" w:rsidRDefault="00000000" w:rsidRPr="00000000" w14:paraId="000000F0">
      <w:pPr>
        <w:spacing w:before="345" w:lineRule="auto"/>
        <w:ind w:left="720" w:firstLine="0"/>
        <w:rPr>
          <w:sz w:val="24"/>
          <w:szCs w:val="24"/>
        </w:rPr>
      </w:pPr>
      <w:r w:rsidDel="00000000" w:rsidR="00000000" w:rsidRPr="00000000">
        <w:rPr>
          <w:sz w:val="24"/>
          <w:szCs w:val="24"/>
          <w:rtl w:val="0"/>
        </w:rPr>
        <w:t xml:space="preserve">• GET `/` renders main template.</w:t>
      </w:r>
    </w:p>
    <w:p w:rsidR="00000000" w:rsidDel="00000000" w:rsidP="00000000" w:rsidRDefault="00000000" w:rsidRPr="00000000" w14:paraId="000000F1">
      <w:pPr>
        <w:spacing w:before="345" w:lineRule="auto"/>
        <w:ind w:left="720" w:firstLine="0"/>
        <w:rPr>
          <w:sz w:val="24"/>
          <w:szCs w:val="24"/>
        </w:rPr>
      </w:pPr>
      <w:r w:rsidDel="00000000" w:rsidR="00000000" w:rsidRPr="00000000">
        <w:rPr>
          <w:sz w:val="24"/>
          <w:szCs w:val="24"/>
          <w:rtl w:val="0"/>
        </w:rPr>
        <w:t xml:space="preserve">• GET `/api/welcome` returns complete initial payload and buttons.</w:t>
      </w:r>
    </w:p>
    <w:p w:rsidR="00000000" w:rsidDel="00000000" w:rsidP="00000000" w:rsidRDefault="00000000" w:rsidRPr="00000000" w14:paraId="000000F2">
      <w:pPr>
        <w:spacing w:before="345" w:lineRule="auto"/>
        <w:ind w:left="720" w:firstLine="0"/>
        <w:rPr>
          <w:sz w:val="24"/>
          <w:szCs w:val="24"/>
        </w:rPr>
      </w:pPr>
      <w:r w:rsidDel="00000000" w:rsidR="00000000" w:rsidRPr="00000000">
        <w:rPr>
          <w:sz w:val="24"/>
          <w:szCs w:val="24"/>
          <w:rtl w:val="0"/>
        </w:rPr>
        <w:t xml:space="preserve">• POST `/api/chat` validates input and returns chatbot response.</w:t>
      </w:r>
    </w:p>
    <w:p w:rsidR="00000000" w:rsidDel="00000000" w:rsidP="00000000" w:rsidRDefault="00000000" w:rsidRPr="00000000" w14:paraId="000000F3">
      <w:pPr>
        <w:spacing w:before="345" w:lineRule="auto"/>
        <w:ind w:left="720" w:firstLine="0"/>
        <w:rPr>
          <w:sz w:val="24"/>
          <w:szCs w:val="24"/>
        </w:rPr>
      </w:pPr>
      <w:r w:rsidDel="00000000" w:rsidR="00000000" w:rsidRPr="00000000">
        <w:rPr>
          <w:sz w:val="24"/>
          <w:szCs w:val="24"/>
          <w:rtl w:val="0"/>
        </w:rPr>
        <w:t xml:space="preserve">• GET `/styles.css` returns stylesheet.</w:t>
      </w:r>
    </w:p>
    <w:p w:rsidR="00000000" w:rsidDel="00000000" w:rsidP="00000000" w:rsidRDefault="00000000" w:rsidRPr="00000000" w14:paraId="000000F4">
      <w:pPr>
        <w:spacing w:before="345" w:lineRule="auto"/>
        <w:ind w:left="720" w:firstLine="0"/>
        <w:rPr>
          <w:sz w:val="24"/>
          <w:szCs w:val="24"/>
        </w:rPr>
      </w:pPr>
      <w:r w:rsidDel="00000000" w:rsidR="00000000" w:rsidRPr="00000000">
        <w:rPr>
          <w:sz w:val="24"/>
          <w:szCs w:val="24"/>
          <w:rtl w:val="0"/>
        </w:rPr>
        <w:t xml:space="preserve">• GET `/app.js` returns client logic.</w:t>
      </w:r>
    </w:p>
    <w:p w:rsidR="00000000" w:rsidDel="00000000" w:rsidP="00000000" w:rsidRDefault="00000000" w:rsidRPr="00000000" w14:paraId="000000F5">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0F6">
      <w:pPr>
        <w:shd w:fill="1f1f1f" w:val="clear"/>
        <w:spacing w:before="345"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detect topic and return response</w:t>
      </w:r>
    </w:p>
    <w:p w:rsidR="00000000" w:rsidDel="00000000" w:rsidP="00000000" w:rsidRDefault="00000000" w:rsidRPr="00000000" w14:paraId="000000F7">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topic = detect_topic(lower_input)</w:t>
      </w:r>
    </w:p>
    <w:p w:rsidR="00000000" w:rsidDel="00000000" w:rsidP="00000000" w:rsidRDefault="00000000" w:rsidRPr="00000000" w14:paraId="000000F8">
      <w:pPr>
        <w:shd w:fill="1f1f1f" w:val="clear"/>
        <w:spacing w:before="345"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topic == </w:t>
      </w:r>
      <w:r w:rsidDel="00000000" w:rsidR="00000000" w:rsidRPr="00000000">
        <w:rPr>
          <w:rFonts w:ascii="Courier New" w:cs="Courier New" w:eastAsia="Courier New" w:hAnsi="Courier New"/>
          <w:color w:val="ce9178"/>
          <w:sz w:val="21"/>
          <w:szCs w:val="21"/>
          <w:rtl w:val="0"/>
        </w:rPr>
        <w:t xml:space="preserve">"weather"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A">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"Weather Update: "</w:t>
      </w:r>
      <w:r w:rsidDel="00000000" w:rsidR="00000000" w:rsidRPr="00000000">
        <w:rPr>
          <w:rFonts w:ascii="Courier New" w:cs="Courier New" w:eastAsia="Courier New" w:hAnsi="Courier New"/>
          <w:color w:val="d4d4d4"/>
          <w:sz w:val="21"/>
          <w:szCs w:val="21"/>
          <w:rtl w:val="0"/>
        </w:rPr>
        <w:t xml:space="preserve"> + get_random(weather_updates)</w:t>
      </w:r>
    </w:p>
    <w:p w:rsidR="00000000" w:rsidDel="00000000" w:rsidP="00000000" w:rsidRDefault="00000000" w:rsidRPr="00000000" w14:paraId="000000FB">
      <w:pPr>
        <w:shd w:fill="1f1f1f" w:val="clear"/>
        <w:spacing w:before="345"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topic == </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"Current Time: "</w:t>
      </w:r>
      <w:r w:rsidDel="00000000" w:rsidR="00000000" w:rsidRPr="00000000">
        <w:rPr>
          <w:rFonts w:ascii="Courier New" w:cs="Courier New" w:eastAsia="Courier New" w:hAnsi="Courier New"/>
          <w:color w:val="d4d4d4"/>
          <w:sz w:val="21"/>
          <w:szCs w:val="21"/>
          <w:rtl w:val="0"/>
        </w:rPr>
        <w:t xml:space="preserve"> + get_current_time()</w:t>
      </w:r>
    </w:p>
    <w:p w:rsidR="00000000" w:rsidDel="00000000" w:rsidP="00000000" w:rsidRDefault="00000000" w:rsidRPr="00000000" w14:paraId="000000FE">
      <w:pPr>
        <w:spacing w:before="345"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F">
      <w:pPr>
        <w:spacing w:before="345"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Processes chat text and returns formulated response.</w:t>
      </w:r>
    </w:p>
    <w:p w:rsidR="00000000" w:rsidDel="00000000" w:rsidP="00000000" w:rsidRDefault="00000000" w:rsidRPr="00000000" w14:paraId="00000100">
      <w:pPr>
        <w:spacing w:before="345" w:lineRule="auto"/>
        <w:ind w:left="720" w:firstLine="0"/>
        <w:rPr>
          <w:sz w:val="24"/>
          <w:szCs w:val="24"/>
        </w:rPr>
      </w:pPr>
      <w:r w:rsidDel="00000000" w:rsidR="00000000" w:rsidRPr="00000000">
        <w:rPr>
          <w:b w:val="1"/>
          <w:bCs w:val="1"/>
          <w:sz w:val="24"/>
          <w:szCs w:val="24"/>
          <w:rtl w:val="0"/>
        </w:rPr>
        <w:t xml:space="preserve">Observed result</w:t>
      </w:r>
      <w:r w:rsidDel="00000000" w:rsidR="00000000" w:rsidRPr="00000000">
        <w:rPr>
          <w:sz w:val="24"/>
          <w:szCs w:val="24"/>
          <w:rtl w:val="0"/>
        </w:rPr>
        <w:t xml:space="preserve">: Provides an accurate informational string based on data dictionaries.</w:t>
      </w:r>
    </w:p>
    <w:p w:rsidR="00000000" w:rsidDel="00000000" w:rsidP="00000000" w:rsidRDefault="00000000" w:rsidRPr="00000000" w14:paraId="00000101">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02">
      <w:pPr>
        <w:spacing w:before="345" w:lineRule="auto"/>
        <w:ind w:left="720" w:firstLine="0"/>
        <w:rPr>
          <w:sz w:val="24"/>
          <w:szCs w:val="24"/>
        </w:rPr>
      </w:pPr>
      <w:r w:rsidDel="00000000" w:rsidR="00000000" w:rsidRPr="00000000">
        <w:rPr>
          <w:sz w:val="24"/>
          <w:szCs w:val="24"/>
          <w:rtl w:val="0"/>
        </w:rPr>
        <w:t xml:space="preserve">Frontend implementation in `web/app.js` includes:</w:t>
      </w:r>
    </w:p>
    <w:p w:rsidR="00000000" w:rsidDel="00000000" w:rsidP="00000000" w:rsidRDefault="00000000" w:rsidRPr="00000000" w14:paraId="00000103">
      <w:pPr>
        <w:spacing w:before="345" w:lineRule="auto"/>
        <w:ind w:left="720" w:firstLine="0"/>
        <w:rPr>
          <w:sz w:val="24"/>
          <w:szCs w:val="24"/>
        </w:rPr>
      </w:pPr>
      <w:r w:rsidDel="00000000" w:rsidR="00000000" w:rsidRPr="00000000">
        <w:rPr>
          <w:sz w:val="24"/>
          <w:szCs w:val="24"/>
          <w:rtl w:val="0"/>
        </w:rPr>
        <w:t xml:space="preserve">• State object to mirror chat history.</w:t>
      </w:r>
    </w:p>
    <w:p w:rsidR="00000000" w:rsidDel="00000000" w:rsidP="00000000" w:rsidRDefault="00000000" w:rsidRPr="00000000" w14:paraId="00000104">
      <w:pPr>
        <w:spacing w:before="345" w:lineRule="auto"/>
        <w:ind w:left="720" w:firstLine="0"/>
        <w:rPr>
          <w:sz w:val="24"/>
          <w:szCs w:val="24"/>
        </w:rPr>
      </w:pPr>
      <w:r w:rsidDel="00000000" w:rsidR="00000000" w:rsidRPr="00000000">
        <w:rPr>
          <w:sz w:val="24"/>
          <w:szCs w:val="24"/>
          <w:rtl w:val="0"/>
        </w:rPr>
        <w:t xml:space="preserve">• `fetchWelcome()` to sync UI on load.</w:t>
      </w:r>
    </w:p>
    <w:p w:rsidR="00000000" w:rsidDel="00000000" w:rsidP="00000000" w:rsidRDefault="00000000" w:rsidRPr="00000000" w14:paraId="00000105">
      <w:pPr>
        <w:spacing w:before="345" w:lineRule="auto"/>
        <w:ind w:left="720" w:firstLine="0"/>
        <w:rPr>
          <w:sz w:val="24"/>
          <w:szCs w:val="24"/>
        </w:rPr>
      </w:pPr>
      <w:r w:rsidDel="00000000" w:rsidR="00000000" w:rsidRPr="00000000">
        <w:rPr>
          <w:sz w:val="24"/>
          <w:szCs w:val="24"/>
          <w:rtl w:val="0"/>
        </w:rPr>
        <w:t xml:space="preserve">• `sendMessage()` to invoke chat route.</w:t>
      </w:r>
    </w:p>
    <w:p w:rsidR="00000000" w:rsidDel="00000000" w:rsidP="00000000" w:rsidRDefault="00000000" w:rsidRPr="00000000" w14:paraId="00000106">
      <w:pPr>
        <w:spacing w:before="345" w:lineRule="auto"/>
        <w:ind w:left="720" w:firstLine="0"/>
        <w:rPr>
          <w:sz w:val="24"/>
          <w:szCs w:val="24"/>
        </w:rPr>
      </w:pPr>
      <w:r w:rsidDel="00000000" w:rsidR="00000000" w:rsidRPr="00000000">
        <w:rPr>
          <w:sz w:val="24"/>
          <w:szCs w:val="24"/>
          <w:rtl w:val="0"/>
        </w:rPr>
        <w:t xml:space="preserve">• `appendMessage()` for chat panel rendering.</w:t>
      </w:r>
    </w:p>
    <w:p w:rsidR="00000000" w:rsidDel="00000000" w:rsidP="00000000" w:rsidRDefault="00000000" w:rsidRPr="00000000" w14:paraId="00000107">
      <w:pPr>
        <w:spacing w:before="345" w:lineRule="auto"/>
        <w:ind w:left="720" w:firstLine="0"/>
        <w:rPr>
          <w:sz w:val="24"/>
          <w:szCs w:val="24"/>
        </w:rPr>
      </w:pPr>
      <w:r w:rsidDel="00000000" w:rsidR="00000000" w:rsidRPr="00000000">
        <w:rPr>
          <w:sz w:val="24"/>
          <w:szCs w:val="24"/>
          <w:rtl w:val="0"/>
        </w:rPr>
        <w:t xml:space="preserve">• Chat functions for quick action chips and typed messages.</w:t>
      </w:r>
    </w:p>
    <w:p w:rsidR="00000000" w:rsidDel="00000000" w:rsidP="00000000" w:rsidRDefault="00000000" w:rsidRPr="00000000" w14:paraId="00000108">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09">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0A">
      <w:pPr>
        <w:shd w:fill="1f1f1f" w:val="clear"/>
        <w:spacing w:before="345"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JavaScript client fetching response</w:t>
      </w:r>
    </w:p>
    <w:p w:rsidR="00000000" w:rsidDel="00000000" w:rsidP="00000000" w:rsidRDefault="00000000" w:rsidRPr="00000000" w14:paraId="0000010B">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sendMessage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C">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fetch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"/api/chat"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D">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E">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stringify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F">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0">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1">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appendMessage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reply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f1f1f" w:val="clear"/>
        <w:spacing w:before="345"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14">
      <w:pPr>
        <w:spacing w:before="345" w:lineRule="auto"/>
        <w:ind w:left="720"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Sends selected keyword to backend and refreshes UI after success.</w:t>
      </w:r>
    </w:p>
    <w:p w:rsidR="00000000" w:rsidDel="00000000" w:rsidP="00000000" w:rsidRDefault="00000000" w:rsidRPr="00000000" w14:paraId="00000115">
      <w:pPr>
        <w:spacing w:before="345" w:lineRule="auto"/>
        <w:ind w:left="720" w:firstLine="0"/>
        <w:rPr>
          <w:sz w:val="24"/>
          <w:szCs w:val="24"/>
        </w:rPr>
      </w:pPr>
      <w:r w:rsidDel="00000000" w:rsidR="00000000" w:rsidRPr="00000000">
        <w:rPr>
          <w:b w:val="1"/>
          <w:bCs w:val="1"/>
          <w:sz w:val="24"/>
          <w:szCs w:val="24"/>
          <w:rtl w:val="0"/>
        </w:rPr>
        <w:t xml:space="preserve">Observed result:</w:t>
      </w:r>
      <w:r w:rsidDel="00000000" w:rsidR="00000000" w:rsidRPr="00000000">
        <w:rPr>
          <w:sz w:val="24"/>
          <w:szCs w:val="24"/>
          <w:rtl w:val="0"/>
        </w:rPr>
        <w:t xml:space="preserve"> User receives immediate bot reply in the chat stream.</w:t>
      </w:r>
    </w:p>
    <w:p w:rsidR="00000000" w:rsidDel="00000000" w:rsidP="00000000" w:rsidRDefault="00000000" w:rsidRPr="00000000" w14:paraId="00000116">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17">
      <w:pPr>
        <w:spacing w:before="345" w:lineRule="auto"/>
        <w:ind w:left="720" w:firstLine="0"/>
        <w:rPr>
          <w:sz w:val="24"/>
          <w:szCs w:val="24"/>
        </w:rPr>
      </w:pPr>
      <w:r w:rsidDel="00000000" w:rsidR="00000000" w:rsidRPr="00000000">
        <w:rPr>
          <w:sz w:val="24"/>
          <w:szCs w:val="24"/>
          <w:rtl w:val="0"/>
        </w:rPr>
        <w:t xml:space="preserve">Template implementation in `web/index.html` includes:</w:t>
      </w:r>
    </w:p>
    <w:p w:rsidR="00000000" w:rsidDel="00000000" w:rsidP="00000000" w:rsidRDefault="00000000" w:rsidRPr="00000000" w14:paraId="00000118">
      <w:pPr>
        <w:spacing w:before="345" w:lineRule="auto"/>
        <w:ind w:left="720" w:firstLine="0"/>
        <w:rPr>
          <w:sz w:val="24"/>
          <w:szCs w:val="24"/>
        </w:rPr>
      </w:pPr>
      <w:r w:rsidDel="00000000" w:rsidR="00000000" w:rsidRPr="00000000">
        <w:rPr>
          <w:sz w:val="24"/>
          <w:szCs w:val="24"/>
          <w:rtl w:val="0"/>
        </w:rPr>
        <w:t xml:space="preserve">• Header section with branding.</w:t>
      </w:r>
    </w:p>
    <w:p w:rsidR="00000000" w:rsidDel="00000000" w:rsidP="00000000" w:rsidRDefault="00000000" w:rsidRPr="00000000" w14:paraId="00000119">
      <w:pPr>
        <w:spacing w:before="345" w:lineRule="auto"/>
        <w:ind w:left="720" w:firstLine="0"/>
        <w:rPr>
          <w:sz w:val="24"/>
          <w:szCs w:val="24"/>
        </w:rPr>
      </w:pPr>
      <w:r w:rsidDel="00000000" w:rsidR="00000000" w:rsidRPr="00000000">
        <w:rPr>
          <w:sz w:val="24"/>
          <w:szCs w:val="24"/>
          <w:rtl w:val="0"/>
        </w:rPr>
        <w:t xml:space="preserve">• Scrollable chat history container.</w:t>
      </w:r>
    </w:p>
    <w:p w:rsidR="00000000" w:rsidDel="00000000" w:rsidP="00000000" w:rsidRDefault="00000000" w:rsidRPr="00000000" w14:paraId="0000011A">
      <w:pPr>
        <w:spacing w:before="345" w:lineRule="auto"/>
        <w:ind w:left="720" w:firstLine="0"/>
        <w:rPr>
          <w:sz w:val="24"/>
          <w:szCs w:val="24"/>
        </w:rPr>
      </w:pPr>
      <w:r w:rsidDel="00000000" w:rsidR="00000000" w:rsidRPr="00000000">
        <w:rPr>
          <w:sz w:val="24"/>
          <w:szCs w:val="24"/>
          <w:rtl w:val="0"/>
        </w:rPr>
        <w:t xml:space="preserve">• Quick actions chip section.</w:t>
      </w:r>
    </w:p>
    <w:p w:rsidR="00000000" w:rsidDel="00000000" w:rsidP="00000000" w:rsidRDefault="00000000" w:rsidRPr="00000000" w14:paraId="0000011B">
      <w:pPr>
        <w:spacing w:before="345" w:lineRule="auto"/>
        <w:ind w:left="720" w:firstLine="0"/>
        <w:rPr>
          <w:sz w:val="24"/>
          <w:szCs w:val="24"/>
        </w:rPr>
      </w:pPr>
      <w:r w:rsidDel="00000000" w:rsidR="00000000" w:rsidRPr="00000000">
        <w:rPr>
          <w:sz w:val="24"/>
          <w:szCs w:val="24"/>
          <w:rtl w:val="0"/>
        </w:rPr>
        <w:t xml:space="preserve">• Text input field and submit button.</w:t>
      </w:r>
    </w:p>
    <w:p w:rsidR="00000000" w:rsidDel="00000000" w:rsidP="00000000" w:rsidRDefault="00000000" w:rsidRPr="00000000" w14:paraId="0000011C">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1D">
      <w:pPr>
        <w:spacing w:before="345" w:lineRule="auto"/>
        <w:ind w:left="720" w:firstLine="0"/>
        <w:rPr>
          <w:sz w:val="24"/>
          <w:szCs w:val="24"/>
        </w:rPr>
      </w:pPr>
      <w:r w:rsidDel="00000000" w:rsidR="00000000" w:rsidRPr="00000000">
        <w:rPr>
          <w:rtl w:val="0"/>
        </w:rPr>
      </w:r>
    </w:p>
    <w:p w:rsidR="00000000" w:rsidDel="00000000" w:rsidP="00000000" w:rsidRDefault="00000000" w:rsidRPr="00000000" w14:paraId="0000011E">
      <w:pPr>
        <w:pStyle w:val="Heading2"/>
        <w:numPr>
          <w:ilvl w:val="1"/>
          <w:numId w:val="19"/>
        </w:numPr>
        <w:tabs>
          <w:tab w:val="left" w:leader="none" w:pos="1192"/>
        </w:tabs>
        <w:ind w:left="1192" w:hanging="463.9999999999999"/>
        <w:rPr/>
      </w:pPr>
      <w:bookmarkStart w:colFirst="0" w:colLast="0" w:name="_jwy0t0pvk818" w:id="12"/>
      <w:bookmarkEnd w:id="12"/>
      <w:r w:rsidDel="00000000" w:rsidR="00000000" w:rsidRPr="00000000">
        <w:rPr>
          <w:rtl w:val="0"/>
        </w:rPr>
        <w:t xml:space="preserve">Testing</w:t>
      </w:r>
    </w:p>
    <w:p w:rsidR="00000000" w:rsidDel="00000000" w:rsidP="00000000" w:rsidRDefault="00000000" w:rsidRPr="00000000" w14:paraId="0000011F">
      <w:pPr>
        <w:spacing w:before="345" w:line="499" w:lineRule="auto"/>
        <w:ind w:left="720" w:right="1095" w:firstLine="0"/>
        <w:rPr>
          <w:sz w:val="24"/>
          <w:szCs w:val="24"/>
        </w:rPr>
      </w:pPr>
      <w:r w:rsidDel="00000000" w:rsidR="00000000" w:rsidRPr="00000000">
        <w:rPr>
          <w:sz w:val="24"/>
          <w:szCs w:val="24"/>
          <w:rtl w:val="0"/>
        </w:rPr>
        <w:t xml:space="preserve">Testing was performed through systematic manual scenarios and API validation checks. Functional test scenarios:</w:t>
      </w:r>
    </w:p>
    <w:p w:rsidR="00000000" w:rsidDel="00000000" w:rsidP="00000000" w:rsidRDefault="00000000" w:rsidRPr="00000000" w14:paraId="00000120">
      <w:pPr>
        <w:numPr>
          <w:ilvl w:val="0"/>
          <w:numId w:val="21"/>
        </w:numPr>
        <w:spacing w:after="0" w:before="345" w:line="499" w:lineRule="auto"/>
        <w:ind w:left="1440" w:right="1095" w:hanging="360"/>
        <w:rPr>
          <w:sz w:val="24"/>
          <w:szCs w:val="24"/>
        </w:rPr>
      </w:pPr>
      <w:r w:rsidDel="00000000" w:rsidR="00000000" w:rsidRPr="00000000">
        <w:rPr>
          <w:sz w:val="24"/>
          <w:szCs w:val="24"/>
          <w:rtl w:val="0"/>
        </w:rPr>
        <w:t xml:space="preserve"> Chat interface loads on page open.</w:t>
      </w:r>
    </w:p>
    <w:p w:rsidR="00000000" w:rsidDel="00000000" w:rsidP="00000000" w:rsidRDefault="00000000" w:rsidRPr="00000000" w14:paraId="00000121">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Quick-action button click returns valid response.</w:t>
      </w:r>
    </w:p>
    <w:p w:rsidR="00000000" w:rsidDel="00000000" w:rsidP="00000000" w:rsidRDefault="00000000" w:rsidRPr="00000000" w14:paraId="00000122">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 Typed query matching dictionary keys succeeds.</w:t>
      </w:r>
    </w:p>
    <w:p w:rsidR="00000000" w:rsidDel="00000000" w:rsidP="00000000" w:rsidRDefault="00000000" w:rsidRPr="00000000" w14:paraId="00000123">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 Randomised query (weather, tip) returns varied outputs.</w:t>
      </w:r>
    </w:p>
    <w:p w:rsidR="00000000" w:rsidDel="00000000" w:rsidP="00000000" w:rsidRDefault="00000000" w:rsidRPr="00000000" w14:paraId="00000124">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Empty input returns prompt or is ignored.</w:t>
      </w:r>
    </w:p>
    <w:p w:rsidR="00000000" w:rsidDel="00000000" w:rsidP="00000000" w:rsidRDefault="00000000" w:rsidRPr="00000000" w14:paraId="00000125">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 Unrecognized input returns fallback help message.</w:t>
      </w:r>
    </w:p>
    <w:p w:rsidR="00000000" w:rsidDel="00000000" w:rsidP="00000000" w:rsidRDefault="00000000" w:rsidRPr="00000000" w14:paraId="00000126">
      <w:pPr>
        <w:numPr>
          <w:ilvl w:val="0"/>
          <w:numId w:val="21"/>
        </w:numPr>
        <w:spacing w:after="0" w:before="0" w:line="499" w:lineRule="auto"/>
        <w:ind w:left="1440" w:right="1095" w:hanging="360"/>
        <w:rPr>
          <w:sz w:val="24"/>
          <w:szCs w:val="24"/>
        </w:rPr>
      </w:pPr>
      <w:r w:rsidDel="00000000" w:rsidR="00000000" w:rsidRPr="00000000">
        <w:rPr>
          <w:sz w:val="24"/>
          <w:szCs w:val="24"/>
          <w:rtl w:val="0"/>
        </w:rPr>
        <w:t xml:space="preserve"> Chatbot quick actions return structured helpful responses.</w:t>
      </w:r>
    </w:p>
    <w:p w:rsidR="00000000" w:rsidDel="00000000" w:rsidP="00000000" w:rsidRDefault="00000000" w:rsidRPr="00000000" w14:paraId="00000127">
      <w:pPr>
        <w:numPr>
          <w:ilvl w:val="0"/>
          <w:numId w:val="21"/>
        </w:numPr>
        <w:spacing w:before="0" w:line="499" w:lineRule="auto"/>
        <w:ind w:left="1440" w:right="1095" w:hanging="360"/>
        <w:rPr>
          <w:sz w:val="24"/>
          <w:szCs w:val="24"/>
        </w:rPr>
      </w:pPr>
      <w:r w:rsidDel="00000000" w:rsidR="00000000" w:rsidRPr="00000000">
        <w:rPr>
          <w:sz w:val="24"/>
          <w:szCs w:val="24"/>
          <w:rtl w:val="0"/>
        </w:rPr>
        <w:t xml:space="preserve">Typed queries like "crop status", "soil", "help" return relevant output.</w:t>
      </w:r>
    </w:p>
    <w:p w:rsidR="00000000" w:rsidDel="00000000" w:rsidP="00000000" w:rsidRDefault="00000000" w:rsidRPr="00000000" w14:paraId="00000128">
      <w:pPr>
        <w:spacing w:before="345" w:line="499" w:lineRule="auto"/>
        <w:ind w:left="720" w:right="1095" w:firstLine="0"/>
        <w:rPr>
          <w:b w:val="1"/>
          <w:bCs w:val="1"/>
          <w:sz w:val="24"/>
          <w:szCs w:val="24"/>
        </w:rPr>
      </w:pPr>
      <w:r w:rsidDel="00000000" w:rsidR="00000000" w:rsidRPr="00000000">
        <w:rPr>
          <w:b w:val="1"/>
          <w:bCs w:val="1"/>
          <w:sz w:val="24"/>
          <w:szCs w:val="24"/>
          <w:rtl w:val="0"/>
        </w:rPr>
        <w:t xml:space="preserve">Data consistency tests:</w:t>
      </w:r>
    </w:p>
    <w:p w:rsidR="00000000" w:rsidDel="00000000" w:rsidP="00000000" w:rsidRDefault="00000000" w:rsidRPr="00000000" w14:paraId="00000129">
      <w:pPr>
        <w:numPr>
          <w:ilvl w:val="0"/>
          <w:numId w:val="10"/>
        </w:numPr>
        <w:spacing w:after="0" w:before="345" w:line="499" w:lineRule="auto"/>
        <w:ind w:left="1440" w:right="1095" w:hanging="360"/>
        <w:rPr>
          <w:sz w:val="24"/>
          <w:szCs w:val="24"/>
        </w:rPr>
      </w:pPr>
      <w:r w:rsidDel="00000000" w:rsidR="00000000" w:rsidRPr="00000000">
        <w:rPr>
          <w:sz w:val="24"/>
          <w:szCs w:val="24"/>
          <w:rtl w:val="0"/>
        </w:rPr>
        <w:t xml:space="preserve"> History array increments after each interaction.</w:t>
      </w:r>
    </w:p>
    <w:p w:rsidR="00000000" w:rsidDel="00000000" w:rsidP="00000000" w:rsidRDefault="00000000" w:rsidRPr="00000000" w14:paraId="0000012A">
      <w:pPr>
        <w:numPr>
          <w:ilvl w:val="0"/>
          <w:numId w:val="10"/>
        </w:numPr>
        <w:spacing w:after="0" w:before="0" w:line="499" w:lineRule="auto"/>
        <w:ind w:left="1440" w:right="1095" w:hanging="360"/>
        <w:rPr>
          <w:sz w:val="24"/>
          <w:szCs w:val="24"/>
        </w:rPr>
      </w:pPr>
      <w:r w:rsidDel="00000000" w:rsidR="00000000" w:rsidRPr="00000000">
        <w:rPr>
          <w:sz w:val="24"/>
          <w:szCs w:val="24"/>
          <w:rtl w:val="0"/>
        </w:rPr>
        <w:t xml:space="preserve">Reloading page clears history array as expected.</w:t>
      </w:r>
    </w:p>
    <w:p w:rsidR="00000000" w:rsidDel="00000000" w:rsidP="00000000" w:rsidRDefault="00000000" w:rsidRPr="00000000" w14:paraId="0000012B">
      <w:pPr>
        <w:numPr>
          <w:ilvl w:val="0"/>
          <w:numId w:val="10"/>
        </w:numPr>
        <w:spacing w:before="0" w:line="499" w:lineRule="auto"/>
        <w:ind w:left="1440" w:right="1095" w:hanging="360"/>
        <w:rPr>
          <w:sz w:val="24"/>
          <w:szCs w:val="24"/>
        </w:rPr>
      </w:pPr>
      <w:r w:rsidDel="00000000" w:rsidR="00000000" w:rsidRPr="00000000">
        <w:rPr>
          <w:sz w:val="24"/>
          <w:szCs w:val="24"/>
          <w:rtl w:val="0"/>
        </w:rPr>
        <w:t xml:space="preserve"> History command correctly displays past session inputs.</w:t>
      </w:r>
    </w:p>
    <w:p w:rsidR="00000000" w:rsidDel="00000000" w:rsidP="00000000" w:rsidRDefault="00000000" w:rsidRPr="00000000" w14:paraId="0000012C">
      <w:pPr>
        <w:spacing w:before="345" w:line="499" w:lineRule="auto"/>
        <w:ind w:left="720" w:right="1095" w:firstLine="0"/>
        <w:rPr>
          <w:b w:val="1"/>
          <w:bCs w:val="1"/>
          <w:sz w:val="24"/>
          <w:szCs w:val="24"/>
        </w:rPr>
      </w:pPr>
      <w:r w:rsidDel="00000000" w:rsidR="00000000" w:rsidRPr="00000000">
        <w:rPr>
          <w:b w:val="1"/>
          <w:bCs w:val="1"/>
          <w:sz w:val="24"/>
          <w:szCs w:val="24"/>
          <w:rtl w:val="0"/>
        </w:rPr>
        <w:t xml:space="preserve">Usability tests:</w:t>
      </w:r>
    </w:p>
    <w:p w:rsidR="00000000" w:rsidDel="00000000" w:rsidP="00000000" w:rsidRDefault="00000000" w:rsidRPr="00000000" w14:paraId="0000012D">
      <w:pPr>
        <w:numPr>
          <w:ilvl w:val="0"/>
          <w:numId w:val="8"/>
        </w:numPr>
        <w:spacing w:after="0" w:before="345" w:line="499" w:lineRule="auto"/>
        <w:ind w:left="1440" w:right="1095" w:hanging="360"/>
        <w:rPr>
          <w:sz w:val="24"/>
          <w:szCs w:val="24"/>
        </w:rPr>
      </w:pPr>
      <w:r w:rsidDel="00000000" w:rsidR="00000000" w:rsidRPr="00000000">
        <w:rPr>
          <w:sz w:val="24"/>
          <w:szCs w:val="24"/>
          <w:rtl w:val="0"/>
        </w:rPr>
        <w:t xml:space="preserve"> Buttons and sections are discoverable.</w:t>
      </w:r>
    </w:p>
    <w:p w:rsidR="00000000" w:rsidDel="00000000" w:rsidP="00000000" w:rsidRDefault="00000000" w:rsidRPr="00000000" w14:paraId="0000012E">
      <w:pPr>
        <w:numPr>
          <w:ilvl w:val="0"/>
          <w:numId w:val="8"/>
        </w:numPr>
        <w:spacing w:after="0" w:before="0" w:line="499" w:lineRule="auto"/>
        <w:ind w:left="1440" w:right="1095" w:hanging="360"/>
        <w:rPr>
          <w:sz w:val="24"/>
          <w:szCs w:val="24"/>
        </w:rPr>
      </w:pPr>
      <w:r w:rsidDel="00000000" w:rsidR="00000000" w:rsidRPr="00000000">
        <w:rPr>
          <w:sz w:val="24"/>
          <w:szCs w:val="24"/>
          <w:rtl w:val="0"/>
        </w:rPr>
        <w:t xml:space="preserve"> Status messages are visible and understandable.</w:t>
      </w:r>
    </w:p>
    <w:p w:rsidR="00000000" w:rsidDel="00000000" w:rsidP="00000000" w:rsidRDefault="00000000" w:rsidRPr="00000000" w14:paraId="0000012F">
      <w:pPr>
        <w:numPr>
          <w:ilvl w:val="0"/>
          <w:numId w:val="8"/>
        </w:numPr>
        <w:spacing w:after="0" w:before="0" w:line="499" w:lineRule="auto"/>
        <w:ind w:left="1440" w:right="1095" w:hanging="360"/>
        <w:rPr>
          <w:sz w:val="24"/>
          <w:szCs w:val="24"/>
        </w:rPr>
      </w:pPr>
      <w:r w:rsidDel="00000000" w:rsidR="00000000" w:rsidRPr="00000000">
        <w:rPr>
          <w:sz w:val="24"/>
          <w:szCs w:val="24"/>
          <w:rtl w:val="0"/>
        </w:rPr>
        <w:t xml:space="preserve"> Chat stream automatically scrolls to bottom.</w:t>
      </w:r>
    </w:p>
    <w:p w:rsidR="00000000" w:rsidDel="00000000" w:rsidP="00000000" w:rsidRDefault="00000000" w:rsidRPr="00000000" w14:paraId="00000130">
      <w:pPr>
        <w:numPr>
          <w:ilvl w:val="0"/>
          <w:numId w:val="8"/>
        </w:numPr>
        <w:spacing w:before="0" w:line="499" w:lineRule="auto"/>
        <w:ind w:left="1440" w:right="1095" w:hanging="360"/>
        <w:rPr>
          <w:sz w:val="24"/>
          <w:szCs w:val="24"/>
        </w:rPr>
      </w:pPr>
      <w:r w:rsidDel="00000000" w:rsidR="00000000" w:rsidRPr="00000000">
        <w:rPr>
          <w:sz w:val="24"/>
          <w:szCs w:val="24"/>
          <w:rtl w:val="0"/>
        </w:rPr>
        <w:t xml:space="preserve">Chat stream remains readable during multiple interactions.</w:t>
      </w:r>
    </w:p>
    <w:p w:rsidR="00000000" w:rsidDel="00000000" w:rsidP="00000000" w:rsidRDefault="00000000" w:rsidRPr="00000000" w14:paraId="00000131">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32">
      <w:pPr>
        <w:spacing w:before="345" w:line="499" w:lineRule="auto"/>
        <w:ind w:left="720" w:right="1095" w:firstLine="0"/>
        <w:rPr>
          <w:b w:val="1"/>
          <w:bCs w:val="1"/>
          <w:sz w:val="24"/>
          <w:szCs w:val="24"/>
        </w:rPr>
      </w:pPr>
      <w:r w:rsidDel="00000000" w:rsidR="00000000" w:rsidRPr="00000000">
        <w:rPr>
          <w:b w:val="1"/>
          <w:bCs w:val="1"/>
          <w:sz w:val="24"/>
          <w:szCs w:val="24"/>
          <w:rtl w:val="0"/>
        </w:rPr>
        <w:t xml:space="preserve">Known testing limitations:</w:t>
      </w:r>
    </w:p>
    <w:p w:rsidR="00000000" w:rsidDel="00000000" w:rsidP="00000000" w:rsidRDefault="00000000" w:rsidRPr="00000000" w14:paraId="00000133">
      <w:pPr>
        <w:numPr>
          <w:ilvl w:val="0"/>
          <w:numId w:val="6"/>
        </w:numPr>
        <w:spacing w:after="0" w:before="345" w:line="499" w:lineRule="auto"/>
        <w:ind w:left="1440" w:right="1095" w:hanging="360"/>
        <w:rPr>
          <w:sz w:val="24"/>
          <w:szCs w:val="24"/>
        </w:rPr>
      </w:pPr>
      <w:r w:rsidDel="00000000" w:rsidR="00000000" w:rsidRPr="00000000">
        <w:rPr>
          <w:sz w:val="24"/>
          <w:szCs w:val="24"/>
          <w:rtl w:val="0"/>
        </w:rPr>
        <w:t xml:space="preserve">No automated test suite in current version.</w:t>
      </w:r>
    </w:p>
    <w:p w:rsidR="00000000" w:rsidDel="00000000" w:rsidP="00000000" w:rsidRDefault="00000000" w:rsidRPr="00000000" w14:paraId="00000134">
      <w:pPr>
        <w:numPr>
          <w:ilvl w:val="0"/>
          <w:numId w:val="6"/>
        </w:numPr>
        <w:spacing w:after="0" w:before="0" w:line="499" w:lineRule="auto"/>
        <w:ind w:left="1440" w:right="1095" w:hanging="360"/>
        <w:rPr>
          <w:sz w:val="24"/>
          <w:szCs w:val="24"/>
        </w:rPr>
      </w:pPr>
      <w:r w:rsidDel="00000000" w:rsidR="00000000" w:rsidRPr="00000000">
        <w:rPr>
          <w:sz w:val="24"/>
          <w:szCs w:val="24"/>
          <w:rtl w:val="0"/>
        </w:rPr>
        <w:t xml:space="preserve">No high-concurrency simulation due to python single-threaded server.</w:t>
      </w:r>
    </w:p>
    <w:p w:rsidR="00000000" w:rsidDel="00000000" w:rsidP="00000000" w:rsidRDefault="00000000" w:rsidRPr="00000000" w14:paraId="00000135">
      <w:pPr>
        <w:numPr>
          <w:ilvl w:val="0"/>
          <w:numId w:val="6"/>
        </w:numPr>
        <w:spacing w:before="0" w:line="499" w:lineRule="auto"/>
        <w:ind w:left="1440" w:right="1095" w:hanging="360"/>
        <w:rPr>
          <w:sz w:val="24"/>
          <w:szCs w:val="24"/>
        </w:rPr>
      </w:pPr>
      <w:r w:rsidDel="00000000" w:rsidR="00000000" w:rsidRPr="00000000">
        <w:rPr>
          <w:sz w:val="24"/>
          <w:szCs w:val="24"/>
          <w:rtl w:val="0"/>
        </w:rPr>
        <w:t xml:space="preserve">No cross-browser automation scripts included.</w:t>
      </w:r>
    </w:p>
    <w:p w:rsidR="00000000" w:rsidDel="00000000" w:rsidP="00000000" w:rsidRDefault="00000000" w:rsidRPr="00000000" w14:paraId="00000136">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37">
      <w:pPr>
        <w:spacing w:before="345" w:line="499" w:lineRule="auto"/>
        <w:ind w:left="720" w:right="1095" w:firstLine="0"/>
        <w:rPr>
          <w:sz w:val="24"/>
          <w:szCs w:val="24"/>
        </w:rPr>
      </w:pPr>
      <w:r w:rsidDel="00000000" w:rsidR="00000000" w:rsidRPr="00000000">
        <w:rPr>
          <w:sz w:val="24"/>
          <w:szCs w:val="24"/>
          <w:rtl w:val="0"/>
        </w:rPr>
        <w:t xml:space="preserve">Test ID | Feature | Scenario | Expected Result | Result</w:t>
      </w:r>
    </w:p>
    <w:p w:rsidR="00000000" w:rsidDel="00000000" w:rsidP="00000000" w:rsidRDefault="00000000" w:rsidRPr="00000000" w14:paraId="00000138">
      <w:pPr>
        <w:spacing w:before="345" w:line="499" w:lineRule="auto"/>
        <w:ind w:left="720" w:right="1095" w:firstLine="0"/>
        <w:rPr>
          <w:sz w:val="24"/>
          <w:szCs w:val="24"/>
        </w:rPr>
      </w:pPr>
      <w:r w:rsidDel="00000000" w:rsidR="00000000" w:rsidRPr="00000000">
        <w:rPr>
          <w:sz w:val="24"/>
          <w:szCs w:val="24"/>
          <w:rtl w:val="0"/>
        </w:rPr>
        <w:t xml:space="preserve">--- | --- | --- | --- | ---</w:t>
      </w:r>
    </w:p>
    <w:p w:rsidR="00000000" w:rsidDel="00000000" w:rsidP="00000000" w:rsidRDefault="00000000" w:rsidRPr="00000000" w14:paraId="00000139">
      <w:pPr>
        <w:spacing w:before="345" w:line="499" w:lineRule="auto"/>
        <w:ind w:left="720" w:right="1095" w:firstLine="0"/>
        <w:rPr>
          <w:sz w:val="24"/>
          <w:szCs w:val="24"/>
        </w:rPr>
      </w:pPr>
      <w:r w:rsidDel="00000000" w:rsidR="00000000" w:rsidRPr="00000000">
        <w:rPr>
          <w:sz w:val="24"/>
          <w:szCs w:val="24"/>
          <w:rtl w:val="0"/>
        </w:rPr>
        <w:t xml:space="preserve">TC-01 | API Logic | Valid keyword "crop" | Return crop status dictionary | Pass</w:t>
      </w:r>
    </w:p>
    <w:p w:rsidR="00000000" w:rsidDel="00000000" w:rsidP="00000000" w:rsidRDefault="00000000" w:rsidRPr="00000000" w14:paraId="0000013A">
      <w:pPr>
        <w:spacing w:before="345" w:line="499" w:lineRule="auto"/>
        <w:ind w:left="720" w:right="1095" w:firstLine="0"/>
        <w:rPr>
          <w:sz w:val="24"/>
          <w:szCs w:val="24"/>
        </w:rPr>
      </w:pPr>
      <w:r w:rsidDel="00000000" w:rsidR="00000000" w:rsidRPr="00000000">
        <w:rPr>
          <w:sz w:val="24"/>
          <w:szCs w:val="24"/>
          <w:rtl w:val="0"/>
        </w:rPr>
        <w:t xml:space="preserve">TC-02 | Validation | Empty message input | Return fallback prompt | Pass</w:t>
      </w:r>
    </w:p>
    <w:p w:rsidR="00000000" w:rsidDel="00000000" w:rsidP="00000000" w:rsidRDefault="00000000" w:rsidRPr="00000000" w14:paraId="0000013B">
      <w:pPr>
        <w:spacing w:before="345" w:line="499" w:lineRule="auto"/>
        <w:ind w:left="720" w:right="1095" w:firstLine="0"/>
        <w:rPr>
          <w:sz w:val="24"/>
          <w:szCs w:val="24"/>
        </w:rPr>
      </w:pPr>
      <w:r w:rsidDel="00000000" w:rsidR="00000000" w:rsidRPr="00000000">
        <w:rPr>
          <w:sz w:val="24"/>
          <w:szCs w:val="24"/>
          <w:rtl w:val="0"/>
        </w:rPr>
        <w:t xml:space="preserve">TC-03 | State | Query "history" | Displays array of past messages | Pass</w:t>
      </w:r>
    </w:p>
    <w:p w:rsidR="00000000" w:rsidDel="00000000" w:rsidP="00000000" w:rsidRDefault="00000000" w:rsidRPr="00000000" w14:paraId="0000013C">
      <w:pPr>
        <w:spacing w:before="345" w:line="499" w:lineRule="auto"/>
        <w:ind w:left="720" w:right="1095" w:firstLine="0"/>
        <w:rPr>
          <w:sz w:val="24"/>
          <w:szCs w:val="24"/>
        </w:rPr>
      </w:pPr>
      <w:r w:rsidDel="00000000" w:rsidR="00000000" w:rsidRPr="00000000">
        <w:rPr>
          <w:sz w:val="24"/>
          <w:szCs w:val="24"/>
          <w:rtl w:val="0"/>
        </w:rPr>
        <w:t xml:space="preserve">TC-04 | Chatbot | Typed query: "weather" | Display randomized weather string | Pass</w:t>
      </w:r>
    </w:p>
    <w:p w:rsidR="00000000" w:rsidDel="00000000" w:rsidP="00000000" w:rsidRDefault="00000000" w:rsidRPr="00000000" w14:paraId="0000013D">
      <w:pPr>
        <w:spacing w:before="345" w:line="499" w:lineRule="auto"/>
        <w:ind w:left="720" w:right="1095"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TC-05 | UI Sync | Click quick action | Chat stream appends bot response | Pass</w:t>
      </w:r>
    </w:p>
    <w:p w:rsidR="00000000" w:rsidDel="00000000" w:rsidP="00000000" w:rsidRDefault="00000000" w:rsidRPr="00000000" w14:paraId="0000013E">
      <w:pPr>
        <w:tabs>
          <w:tab w:val="left" w:leader="none" w:pos="1192"/>
        </w:tabs>
        <w:rPr>
          <w:sz w:val="24"/>
          <w:szCs w:val="24"/>
        </w:rPr>
      </w:pPr>
      <w:r w:rsidDel="00000000" w:rsidR="00000000" w:rsidRPr="00000000">
        <w:rPr>
          <w:rtl w:val="0"/>
        </w:rPr>
      </w:r>
    </w:p>
    <w:p w:rsidR="00000000" w:rsidDel="00000000" w:rsidP="00000000" w:rsidRDefault="00000000" w:rsidRPr="00000000" w14:paraId="0000013F">
      <w:pPr>
        <w:pStyle w:val="Heading2"/>
        <w:numPr>
          <w:ilvl w:val="1"/>
          <w:numId w:val="19"/>
        </w:numPr>
        <w:tabs>
          <w:tab w:val="left" w:leader="none" w:pos="1192"/>
        </w:tabs>
        <w:ind w:left="1183" w:hanging="463.9999999999999"/>
        <w:rPr/>
      </w:pPr>
      <w:bookmarkStart w:colFirst="0" w:colLast="0" w:name="_i9jtcjb6z915" w:id="13"/>
      <w:bookmarkEnd w:id="13"/>
      <w:r w:rsidDel="00000000" w:rsidR="00000000" w:rsidRPr="00000000">
        <w:rPr>
          <w:rtl w:val="0"/>
        </w:rPr>
        <w:t xml:space="preserve">Graphical User Interface (GUI) Layout</w:t>
      </w:r>
    </w:p>
    <w:p w:rsidR="00000000" w:rsidDel="00000000" w:rsidP="00000000" w:rsidRDefault="00000000" w:rsidRPr="00000000" w14:paraId="00000140">
      <w:pPr>
        <w:spacing w:before="345" w:line="499" w:lineRule="auto"/>
        <w:ind w:left="720" w:right="1095" w:firstLine="0"/>
        <w:rPr>
          <w:sz w:val="24"/>
          <w:szCs w:val="24"/>
        </w:rPr>
      </w:pPr>
      <w:r w:rsidDel="00000000" w:rsidR="00000000" w:rsidRPr="00000000">
        <w:rPr>
          <w:sz w:val="24"/>
          <w:szCs w:val="24"/>
          <w:rtl w:val="0"/>
        </w:rPr>
        <w:t xml:space="preserve">The GUI is organized as a chat dashboard with clear visual hierarchy:</w:t>
      </w:r>
    </w:p>
    <w:p w:rsidR="00000000" w:rsidDel="00000000" w:rsidP="00000000" w:rsidRDefault="00000000" w:rsidRPr="00000000" w14:paraId="00000141">
      <w:pPr>
        <w:numPr>
          <w:ilvl w:val="0"/>
          <w:numId w:val="5"/>
        </w:numPr>
        <w:spacing w:after="0" w:before="345" w:line="499" w:lineRule="auto"/>
        <w:ind w:left="1440" w:right="1095" w:hanging="360"/>
        <w:rPr>
          <w:sz w:val="24"/>
          <w:szCs w:val="24"/>
        </w:rPr>
      </w:pPr>
      <w:r w:rsidDel="00000000" w:rsidR="00000000" w:rsidRPr="00000000">
        <w:rPr>
          <w:sz w:val="24"/>
          <w:szCs w:val="24"/>
          <w:rtl w:val="0"/>
        </w:rPr>
        <w:t xml:space="preserve"> Top Navigation/Header: Title and branding context.</w:t>
      </w:r>
    </w:p>
    <w:p w:rsidR="00000000" w:rsidDel="00000000" w:rsidP="00000000" w:rsidRDefault="00000000" w:rsidRPr="00000000" w14:paraId="00000142">
      <w:pPr>
        <w:numPr>
          <w:ilvl w:val="0"/>
          <w:numId w:val="5"/>
        </w:numPr>
        <w:spacing w:after="0" w:before="0" w:line="499" w:lineRule="auto"/>
        <w:ind w:left="1440" w:right="1095" w:hanging="360"/>
        <w:rPr>
          <w:sz w:val="24"/>
          <w:szCs w:val="24"/>
        </w:rPr>
      </w:pPr>
      <w:r w:rsidDel="00000000" w:rsidR="00000000" w:rsidRPr="00000000">
        <w:rPr>
          <w:sz w:val="24"/>
          <w:szCs w:val="24"/>
          <w:rtl w:val="0"/>
        </w:rPr>
        <w:t xml:space="preserve"> Assistant Section: Chatbot stream showing alternating user/bot message bubbles.</w:t>
      </w:r>
    </w:p>
    <w:p w:rsidR="00000000" w:rsidDel="00000000" w:rsidP="00000000" w:rsidRDefault="00000000" w:rsidRPr="00000000" w14:paraId="00000143">
      <w:pPr>
        <w:numPr>
          <w:ilvl w:val="0"/>
          <w:numId w:val="5"/>
        </w:numPr>
        <w:spacing w:after="0" w:before="0" w:line="499" w:lineRule="auto"/>
        <w:ind w:left="1440" w:right="1095" w:hanging="360"/>
        <w:rPr>
          <w:sz w:val="24"/>
          <w:szCs w:val="24"/>
        </w:rPr>
      </w:pPr>
      <w:r w:rsidDel="00000000" w:rsidR="00000000" w:rsidRPr="00000000">
        <w:rPr>
          <w:sz w:val="24"/>
          <w:szCs w:val="24"/>
          <w:rtl w:val="0"/>
        </w:rPr>
        <w:t xml:space="preserve">Quick Actions: Horizontally scrolling chips for fast input.</w:t>
      </w:r>
    </w:p>
    <w:p w:rsidR="00000000" w:rsidDel="00000000" w:rsidP="00000000" w:rsidRDefault="00000000" w:rsidRPr="00000000" w14:paraId="00000144">
      <w:pPr>
        <w:numPr>
          <w:ilvl w:val="0"/>
          <w:numId w:val="5"/>
        </w:numPr>
        <w:spacing w:before="0" w:line="499" w:lineRule="auto"/>
        <w:ind w:left="1440" w:right="1095" w:hanging="360"/>
        <w:rPr>
          <w:sz w:val="24"/>
          <w:szCs w:val="24"/>
        </w:rPr>
      </w:pPr>
      <w:r w:rsidDel="00000000" w:rsidR="00000000" w:rsidRPr="00000000">
        <w:rPr>
          <w:sz w:val="24"/>
          <w:szCs w:val="24"/>
          <w:rtl w:val="0"/>
        </w:rPr>
        <w:t xml:space="preserve">Input Area: Text field and submit button anchored to the bottom.</w:t>
      </w:r>
    </w:p>
    <w:p w:rsidR="00000000" w:rsidDel="00000000" w:rsidP="00000000" w:rsidRDefault="00000000" w:rsidRPr="00000000" w14:paraId="00000145">
      <w:pPr>
        <w:spacing w:before="345" w:line="499" w:lineRule="auto"/>
        <w:ind w:left="720" w:right="1095" w:firstLine="0"/>
        <w:rPr>
          <w:sz w:val="24"/>
          <w:szCs w:val="24"/>
        </w:rPr>
      </w:pPr>
      <w:r w:rsidDel="00000000" w:rsidR="00000000" w:rsidRPr="00000000">
        <w:rPr>
          <w:sz w:val="24"/>
          <w:szCs w:val="24"/>
          <w:rtl w:val="0"/>
        </w:rPr>
        <w:t xml:space="preserve">UI principles followed:</w:t>
      </w:r>
    </w:p>
    <w:p w:rsidR="00000000" w:rsidDel="00000000" w:rsidP="00000000" w:rsidRDefault="00000000" w:rsidRPr="00000000" w14:paraId="00000146">
      <w:pPr>
        <w:numPr>
          <w:ilvl w:val="0"/>
          <w:numId w:val="2"/>
        </w:numPr>
        <w:spacing w:after="0" w:before="345" w:line="499" w:lineRule="auto"/>
        <w:ind w:left="1440" w:right="1095" w:hanging="360"/>
        <w:rPr>
          <w:sz w:val="24"/>
          <w:szCs w:val="24"/>
        </w:rPr>
      </w:pPr>
      <w:r w:rsidDel="00000000" w:rsidR="00000000" w:rsidRPr="00000000">
        <w:rPr>
          <w:sz w:val="24"/>
          <w:szCs w:val="24"/>
          <w:rtl w:val="0"/>
        </w:rPr>
        <w:t xml:space="preserve">Consistent spacing and bubble-based grouping.</w:t>
      </w:r>
    </w:p>
    <w:p w:rsidR="00000000" w:rsidDel="00000000" w:rsidP="00000000" w:rsidRDefault="00000000" w:rsidRPr="00000000" w14:paraId="00000147">
      <w:pPr>
        <w:numPr>
          <w:ilvl w:val="0"/>
          <w:numId w:val="2"/>
        </w:numPr>
        <w:spacing w:after="0" w:before="0" w:line="499" w:lineRule="auto"/>
        <w:ind w:left="1440" w:right="1095" w:hanging="360"/>
        <w:rPr>
          <w:sz w:val="24"/>
          <w:szCs w:val="24"/>
        </w:rPr>
      </w:pPr>
      <w:r w:rsidDel="00000000" w:rsidR="00000000" w:rsidRPr="00000000">
        <w:rPr>
          <w:sz w:val="24"/>
          <w:szCs w:val="24"/>
          <w:rtl w:val="0"/>
        </w:rPr>
        <w:t xml:space="preserve">Action buttons near relevant input areas.</w:t>
      </w:r>
    </w:p>
    <w:p w:rsidR="00000000" w:rsidDel="00000000" w:rsidP="00000000" w:rsidRDefault="00000000" w:rsidRPr="00000000" w14:paraId="00000148">
      <w:pPr>
        <w:numPr>
          <w:ilvl w:val="0"/>
          <w:numId w:val="2"/>
        </w:numPr>
        <w:spacing w:after="0" w:before="0" w:line="499" w:lineRule="auto"/>
        <w:ind w:left="1440" w:right="1095" w:hanging="360"/>
        <w:rPr>
          <w:sz w:val="24"/>
          <w:szCs w:val="24"/>
        </w:rPr>
      </w:pPr>
      <w:r w:rsidDel="00000000" w:rsidR="00000000" w:rsidRPr="00000000">
        <w:rPr>
          <w:sz w:val="24"/>
          <w:szCs w:val="24"/>
          <w:rtl w:val="0"/>
        </w:rPr>
        <w:t xml:space="preserve"> Minimal interaction friction.</w:t>
      </w:r>
    </w:p>
    <w:p w:rsidR="00000000" w:rsidDel="00000000" w:rsidP="00000000" w:rsidRDefault="00000000" w:rsidRPr="00000000" w14:paraId="00000149">
      <w:pPr>
        <w:numPr>
          <w:ilvl w:val="0"/>
          <w:numId w:val="2"/>
        </w:numPr>
        <w:spacing w:after="0" w:before="0" w:line="499" w:lineRule="auto"/>
        <w:ind w:left="1440" w:right="1095" w:hanging="360"/>
        <w:rPr>
          <w:sz w:val="24"/>
          <w:szCs w:val="24"/>
        </w:rPr>
      </w:pPr>
      <w:r w:rsidDel="00000000" w:rsidR="00000000" w:rsidRPr="00000000">
        <w:rPr>
          <w:sz w:val="24"/>
          <w:szCs w:val="24"/>
          <w:rtl w:val="0"/>
        </w:rPr>
        <w:t xml:space="preserve"> Immediate feedback messages.</w:t>
      </w:r>
    </w:p>
    <w:p w:rsidR="00000000" w:rsidDel="00000000" w:rsidP="00000000" w:rsidRDefault="00000000" w:rsidRPr="00000000" w14:paraId="0000014A">
      <w:pPr>
        <w:numPr>
          <w:ilvl w:val="0"/>
          <w:numId w:val="2"/>
        </w:numPr>
        <w:spacing w:before="0" w:line="499" w:lineRule="auto"/>
        <w:ind w:left="1440" w:right="1095" w:hanging="360"/>
        <w:rPr>
          <w:sz w:val="24"/>
          <w:szCs w:val="24"/>
        </w:rPr>
      </w:pPr>
      <w:r w:rsidDel="00000000" w:rsidR="00000000" w:rsidRPr="00000000">
        <w:rPr>
          <w:sz w:val="24"/>
          <w:szCs w:val="24"/>
          <w:rtl w:val="0"/>
        </w:rPr>
        <w:t xml:space="preserve">Readable typography and contrast.</w:t>
      </w:r>
    </w:p>
    <w:p w:rsidR="00000000" w:rsidDel="00000000" w:rsidP="00000000" w:rsidRDefault="00000000" w:rsidRPr="00000000" w14:paraId="0000014B">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appendMessage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C">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D">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'message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F">
      <w:pPr>
        <w:shd w:fill="1f1f1f" w:val="clear"/>
        <w:spacing w:before="345" w:line="325.71428571428567" w:lineRule="auto"/>
        <w:ind w:left="144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textContent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textContent = safe, no XSS</w:t>
      </w:r>
    </w:p>
    <w:p w:rsidR="00000000" w:rsidDel="00000000" w:rsidP="00000000" w:rsidRDefault="00000000" w:rsidRPr="00000000" w14:paraId="00000150">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appendChild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1">
      <w:pPr>
        <w:shd w:fill="1f1f1f" w:val="clear"/>
        <w:spacing w:before="345" w:line="325.71428571428567" w:lineRule="auto"/>
        <w:ind w:left="1440" w:right="1095"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scrollHeight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pacing w:before="345" w:line="499" w:lineRule="auto"/>
        <w:ind w:left="1440" w:right="1095" w:firstLine="0"/>
        <w:rPr>
          <w:sz w:val="24"/>
          <w:szCs w:val="24"/>
        </w:rPr>
      </w:pPr>
      <w:r w:rsidDel="00000000" w:rsidR="00000000" w:rsidRPr="00000000">
        <w:rPr>
          <w:rtl w:val="0"/>
        </w:rPr>
      </w:r>
    </w:p>
    <w:p w:rsidR="00000000" w:rsidDel="00000000" w:rsidP="00000000" w:rsidRDefault="00000000" w:rsidRPr="00000000" w14:paraId="00000153">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54">
      <w:pPr>
        <w:spacing w:before="345" w:line="499" w:lineRule="auto"/>
        <w:ind w:left="720" w:right="1095"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Renders chat rows dynamically with text and styling.</w:t>
      </w:r>
    </w:p>
    <w:p w:rsidR="00000000" w:rsidDel="00000000" w:rsidP="00000000" w:rsidRDefault="00000000" w:rsidRPr="00000000" w14:paraId="00000155">
      <w:pPr>
        <w:spacing w:before="345" w:line="499" w:lineRule="auto"/>
        <w:ind w:left="720" w:right="1095" w:firstLine="0"/>
        <w:rPr>
          <w:sz w:val="24"/>
          <w:szCs w:val="24"/>
        </w:rPr>
      </w:pPr>
      <w:r w:rsidDel="00000000" w:rsidR="00000000" w:rsidRPr="00000000">
        <w:rPr>
          <w:b w:val="1"/>
          <w:bCs w:val="1"/>
          <w:sz w:val="24"/>
          <w:szCs w:val="24"/>
          <w:rtl w:val="0"/>
        </w:rPr>
        <w:t xml:space="preserve">Observed result:</w:t>
      </w:r>
      <w:r w:rsidDel="00000000" w:rsidR="00000000" w:rsidRPr="00000000">
        <w:rPr>
          <w:sz w:val="24"/>
          <w:szCs w:val="24"/>
          <w:rtl w:val="0"/>
        </w:rPr>
        <w:t xml:space="preserve"> Chat panel always reflects latest conversation after every operation.</w:t>
      </w:r>
    </w:p>
    <w:p w:rsidR="00000000" w:rsidDel="00000000" w:rsidP="00000000" w:rsidRDefault="00000000" w:rsidRPr="00000000" w14:paraId="00000156">
      <w:pPr>
        <w:shd w:fill="1f1f1f" w:val="clear"/>
        <w:spacing w:before="345" w:line="325.71428571428567" w:lineRule="auto"/>
        <w:ind w:left="72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&lt;!-- Chat popup window --&gt;</w:t>
      </w:r>
    </w:p>
    <w:p w:rsidR="00000000" w:rsidDel="00000000" w:rsidP="00000000" w:rsidRDefault="00000000" w:rsidRPr="00000000" w14:paraId="00000157">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"chat-widget"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"chatWidget"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8">
      <w:pPr>
        <w:shd w:fill="1f1f1f" w:val="clear"/>
        <w:spacing w:before="345" w:line="325.71428571428567" w:lineRule="auto"/>
        <w:ind w:left="72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&lt;!-- Chat header --&gt;</w:t>
      </w:r>
    </w:p>
    <w:p w:rsidR="00000000" w:rsidDel="00000000" w:rsidP="00000000" w:rsidRDefault="00000000" w:rsidRPr="00000000" w14:paraId="00000159">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A">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"chat-header-info"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B">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"chat-avatar"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C">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D">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AgriFlow Assistant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E">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"chat-status"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Online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F">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0">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1">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"chat-close"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toggleChat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Arial Unicode MS" w:cs="Arial Unicode MS" w:eastAsia="Arial Unicode MS" w:hAnsi="Arial Unicode MS"/>
          <w:color w:val="d4d4d4"/>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2">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3">
      <w:pPr>
        <w:shd w:fill="1f1f1f" w:val="clear"/>
        <w:spacing w:before="345" w:line="325.71428571428567" w:lineRule="auto"/>
        <w:ind w:left="720" w:right="1095"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4">
      <w:pPr>
        <w:shd w:fill="1f1f1f" w:val="clear"/>
        <w:spacing w:before="345" w:line="325.71428571428567" w:lineRule="auto"/>
        <w:ind w:left="720" w:right="1095"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5">
      <w:pPr>
        <w:shd w:fill="1f1f1f" w:val="clear"/>
        <w:spacing w:before="345" w:line="325.71428571428567" w:lineRule="auto"/>
        <w:ind w:left="72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&lt;!-- Messages area --&gt;</w:t>
      </w:r>
    </w:p>
    <w:p w:rsidR="00000000" w:rsidDel="00000000" w:rsidP="00000000" w:rsidRDefault="00000000" w:rsidRPr="00000000" w14:paraId="00000166">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"chat-box"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7">
      <w:pPr>
        <w:shd w:fill="1f1f1f" w:val="clear"/>
        <w:spacing w:before="345" w:line="325.71428571428567" w:lineRule="auto"/>
        <w:ind w:left="720" w:right="1095"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8">
      <w:pPr>
        <w:shd w:fill="1f1f1f" w:val="clear"/>
        <w:spacing w:before="345" w:line="325.71428571428567" w:lineRule="auto"/>
        <w:ind w:left="72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&lt;!-- Quick action buttons --&gt;</w:t>
      </w:r>
    </w:p>
    <w:p w:rsidR="00000000" w:rsidDel="00000000" w:rsidP="00000000" w:rsidRDefault="00000000" w:rsidRPr="00000000" w14:paraId="00000169">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"quickActions"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"quick-actions"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A">
      <w:pPr>
        <w:shd w:fill="1f1f1f" w:val="clear"/>
        <w:spacing w:before="345" w:line="325.71428571428567" w:lineRule="auto"/>
        <w:ind w:left="720" w:right="1095"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B">
      <w:pPr>
        <w:shd w:fill="1f1f1f" w:val="clear"/>
        <w:spacing w:before="345" w:line="325.71428571428567" w:lineRule="auto"/>
        <w:ind w:left="720" w:right="1095"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&lt;!-- Input row --&gt;</w:t>
      </w:r>
    </w:p>
    <w:p w:rsidR="00000000" w:rsidDel="00000000" w:rsidP="00000000" w:rsidRDefault="00000000" w:rsidRPr="00000000" w14:paraId="0000016C">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"input-area"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D">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"Ask about crops, soil, weather..."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E">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"sendBtn"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sendMessage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Send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F">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0">
      <w:pPr>
        <w:shd w:fill="1f1f1f" w:val="clear"/>
        <w:spacing w:before="345" w:line="325.71428571428567" w:lineRule="auto"/>
        <w:ind w:left="720" w:right="1095"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1">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72">
      <w:pPr>
        <w:spacing w:before="345" w:line="499" w:lineRule="auto"/>
        <w:ind w:left="720" w:right="1095" w:firstLine="0"/>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Defines chat panel layout and server-rendered fallback content.</w:t>
      </w:r>
    </w:p>
    <w:p w:rsidR="00000000" w:rsidDel="00000000" w:rsidP="00000000" w:rsidRDefault="00000000" w:rsidRPr="00000000" w14:paraId="00000173">
      <w:pPr>
        <w:spacing w:before="345" w:line="499" w:lineRule="auto"/>
        <w:ind w:left="720" w:right="1095" w:firstLine="0"/>
        <w:rPr>
          <w:sz w:val="24"/>
          <w:szCs w:val="24"/>
        </w:rPr>
      </w:pPr>
      <w:r w:rsidDel="00000000" w:rsidR="00000000" w:rsidRPr="00000000">
        <w:rPr>
          <w:b w:val="1"/>
          <w:bCs w:val="1"/>
          <w:sz w:val="24"/>
          <w:szCs w:val="24"/>
          <w:rtl w:val="0"/>
        </w:rPr>
        <w:t xml:space="preserve">Observed result: </w:t>
      </w:r>
      <w:r w:rsidDel="00000000" w:rsidR="00000000" w:rsidRPr="00000000">
        <w:rPr>
          <w:sz w:val="24"/>
          <w:szCs w:val="24"/>
          <w:rtl w:val="0"/>
        </w:rPr>
        <w:t xml:space="preserve">Initial page load already shows welcoming UI without waiting for complex rendering.</w:t>
      </w:r>
    </w:p>
    <w:p w:rsidR="00000000" w:rsidDel="00000000" w:rsidP="00000000" w:rsidRDefault="00000000" w:rsidRPr="00000000" w14:paraId="00000174">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75">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76">
      <w:pPr>
        <w:pStyle w:val="Heading2"/>
        <w:numPr>
          <w:ilvl w:val="1"/>
          <w:numId w:val="19"/>
        </w:numPr>
        <w:tabs>
          <w:tab w:val="left" w:leader="none" w:pos="1192"/>
        </w:tabs>
        <w:ind w:left="1183" w:hanging="463.9999999999999"/>
        <w:rPr/>
      </w:pPr>
      <w:bookmarkStart w:colFirst="0" w:colLast="0" w:name="_lmzlqgx5umnm" w:id="14"/>
      <w:bookmarkEnd w:id="14"/>
      <w:r w:rsidDel="00000000" w:rsidR="00000000" w:rsidRPr="00000000">
        <w:rPr>
          <w:rtl w:val="0"/>
        </w:rPr>
        <w:t xml:space="preserve">Customer testing</w:t>
      </w:r>
    </w:p>
    <w:p w:rsidR="00000000" w:rsidDel="00000000" w:rsidP="00000000" w:rsidRDefault="00000000" w:rsidRPr="00000000" w14:paraId="00000177">
      <w:pPr>
        <w:spacing w:before="345" w:line="499" w:lineRule="auto"/>
        <w:ind w:left="720" w:right="1095" w:firstLine="0"/>
        <w:rPr>
          <w:sz w:val="24"/>
          <w:szCs w:val="24"/>
        </w:rPr>
      </w:pPr>
      <w:r w:rsidDel="00000000" w:rsidR="00000000" w:rsidRPr="00000000">
        <w:rPr>
          <w:sz w:val="24"/>
          <w:szCs w:val="24"/>
          <w:rtl w:val="0"/>
        </w:rPr>
        <w:t xml:space="preserve">A small user feedback exercise was conducted with peer users to evaluate practicality. Observed outcomes:</w:t>
      </w:r>
    </w:p>
    <w:p w:rsidR="00000000" w:rsidDel="00000000" w:rsidP="00000000" w:rsidRDefault="00000000" w:rsidRPr="00000000" w14:paraId="00000178">
      <w:pPr>
        <w:numPr>
          <w:ilvl w:val="0"/>
          <w:numId w:val="11"/>
        </w:numPr>
        <w:spacing w:after="0" w:before="345" w:line="499" w:lineRule="auto"/>
        <w:ind w:left="1440" w:right="1095" w:hanging="360"/>
        <w:rPr>
          <w:sz w:val="24"/>
          <w:szCs w:val="24"/>
        </w:rPr>
      </w:pPr>
      <w:r w:rsidDel="00000000" w:rsidR="00000000" w:rsidRPr="00000000">
        <w:rPr>
          <w:sz w:val="24"/>
          <w:szCs w:val="24"/>
          <w:rtl w:val="0"/>
        </w:rPr>
        <w:t xml:space="preserve"> Users quickly understood chatbot query behavior.</w:t>
      </w:r>
    </w:p>
    <w:p w:rsidR="00000000" w:rsidDel="00000000" w:rsidP="00000000" w:rsidRDefault="00000000" w:rsidRPr="00000000" w14:paraId="00000179">
      <w:pPr>
        <w:numPr>
          <w:ilvl w:val="0"/>
          <w:numId w:val="11"/>
        </w:numPr>
        <w:spacing w:after="0" w:before="0" w:line="499" w:lineRule="auto"/>
        <w:ind w:left="1440" w:right="1095" w:hanging="360"/>
        <w:rPr>
          <w:sz w:val="24"/>
          <w:szCs w:val="24"/>
        </w:rPr>
      </w:pPr>
      <w:r w:rsidDel="00000000" w:rsidR="00000000" w:rsidRPr="00000000">
        <w:rPr>
          <w:sz w:val="24"/>
          <w:szCs w:val="24"/>
          <w:rtl w:val="0"/>
        </w:rPr>
        <w:t xml:space="preserve">Quick action chatbot buttons improved discoverability of support features.</w:t>
      </w:r>
    </w:p>
    <w:p w:rsidR="00000000" w:rsidDel="00000000" w:rsidP="00000000" w:rsidRDefault="00000000" w:rsidRPr="00000000" w14:paraId="0000017A">
      <w:pPr>
        <w:numPr>
          <w:ilvl w:val="0"/>
          <w:numId w:val="11"/>
        </w:numPr>
        <w:spacing w:after="0" w:before="0" w:line="499" w:lineRule="auto"/>
        <w:ind w:left="1440" w:right="1095" w:hanging="360"/>
        <w:rPr>
          <w:sz w:val="24"/>
          <w:szCs w:val="24"/>
        </w:rPr>
      </w:pPr>
      <w:r w:rsidDel="00000000" w:rsidR="00000000" w:rsidRPr="00000000">
        <w:rPr>
          <w:sz w:val="24"/>
          <w:szCs w:val="24"/>
          <w:rtl w:val="0"/>
        </w:rPr>
        <w:t xml:space="preserve">The emoji-rich responses helped users scan information quickly.</w:t>
      </w:r>
    </w:p>
    <w:p w:rsidR="00000000" w:rsidDel="00000000" w:rsidP="00000000" w:rsidRDefault="00000000" w:rsidRPr="00000000" w14:paraId="0000017B">
      <w:pPr>
        <w:numPr>
          <w:ilvl w:val="0"/>
          <w:numId w:val="11"/>
        </w:numPr>
        <w:spacing w:before="0" w:line="499" w:lineRule="auto"/>
        <w:ind w:left="1440" w:right="1095" w:hanging="360"/>
        <w:rPr>
          <w:sz w:val="24"/>
          <w:szCs w:val="24"/>
        </w:rPr>
      </w:pPr>
      <w:r w:rsidDel="00000000" w:rsidR="00000000" w:rsidRPr="00000000">
        <w:rPr>
          <w:sz w:val="24"/>
          <w:szCs w:val="24"/>
          <w:rtl w:val="0"/>
        </w:rPr>
        <w:t xml:space="preserve">Most users successfully retrieved farming data without external assistance.</w:t>
      </w:r>
    </w:p>
    <w:p w:rsidR="00000000" w:rsidDel="00000000" w:rsidP="00000000" w:rsidRDefault="00000000" w:rsidRPr="00000000" w14:paraId="0000017C">
      <w:pPr>
        <w:spacing w:before="345" w:line="499" w:lineRule="auto"/>
        <w:ind w:left="720" w:right="1095" w:firstLine="0"/>
        <w:rPr>
          <w:sz w:val="24"/>
          <w:szCs w:val="24"/>
        </w:rPr>
      </w:pPr>
      <w:r w:rsidDel="00000000" w:rsidR="00000000" w:rsidRPr="00000000">
        <w:rPr>
          <w:sz w:val="24"/>
          <w:szCs w:val="24"/>
          <w:rtl w:val="0"/>
        </w:rPr>
        <w:t xml:space="preserve">Common feedback:</w:t>
      </w:r>
    </w:p>
    <w:p w:rsidR="00000000" w:rsidDel="00000000" w:rsidP="00000000" w:rsidRDefault="00000000" w:rsidRPr="00000000" w14:paraId="0000017D">
      <w:pPr>
        <w:numPr>
          <w:ilvl w:val="0"/>
          <w:numId w:val="18"/>
        </w:numPr>
        <w:spacing w:after="0" w:before="345" w:line="499" w:lineRule="auto"/>
        <w:ind w:left="1440" w:right="1095" w:hanging="360"/>
        <w:rPr>
          <w:sz w:val="24"/>
          <w:szCs w:val="24"/>
        </w:rPr>
      </w:pPr>
      <w:r w:rsidDel="00000000" w:rsidR="00000000" w:rsidRPr="00000000">
        <w:rPr>
          <w:sz w:val="24"/>
          <w:szCs w:val="24"/>
          <w:rtl w:val="0"/>
        </w:rPr>
        <w:t xml:space="preserve"> Add multilingual support (Kannada/Hindi).</w:t>
      </w:r>
    </w:p>
    <w:p w:rsidR="00000000" w:rsidDel="00000000" w:rsidP="00000000" w:rsidRDefault="00000000" w:rsidRPr="00000000" w14:paraId="0000017E">
      <w:pPr>
        <w:numPr>
          <w:ilvl w:val="0"/>
          <w:numId w:val="18"/>
        </w:numPr>
        <w:spacing w:after="0" w:before="0" w:line="499" w:lineRule="auto"/>
        <w:ind w:left="1440" w:right="1095" w:hanging="360"/>
        <w:rPr>
          <w:sz w:val="24"/>
          <w:szCs w:val="24"/>
        </w:rPr>
      </w:pPr>
      <w:r w:rsidDel="00000000" w:rsidR="00000000" w:rsidRPr="00000000">
        <w:rPr>
          <w:sz w:val="24"/>
          <w:szCs w:val="24"/>
          <w:rtl w:val="0"/>
        </w:rPr>
        <w:t xml:space="preserve"> Add voice input feature.</w:t>
      </w:r>
    </w:p>
    <w:p w:rsidR="00000000" w:rsidDel="00000000" w:rsidP="00000000" w:rsidRDefault="00000000" w:rsidRPr="00000000" w14:paraId="0000017F">
      <w:pPr>
        <w:numPr>
          <w:ilvl w:val="0"/>
          <w:numId w:val="18"/>
        </w:numPr>
        <w:spacing w:after="0" w:before="0" w:line="499" w:lineRule="auto"/>
        <w:ind w:left="1440" w:right="1095" w:hanging="360"/>
        <w:rPr>
          <w:sz w:val="24"/>
          <w:szCs w:val="24"/>
        </w:rPr>
      </w:pPr>
      <w:r w:rsidDel="00000000" w:rsidR="00000000" w:rsidRPr="00000000">
        <w:rPr>
          <w:sz w:val="24"/>
          <w:szCs w:val="24"/>
          <w:rtl w:val="0"/>
        </w:rPr>
        <w:t xml:space="preserve">Add image uploading for crop disease detection.</w:t>
      </w:r>
    </w:p>
    <w:p w:rsidR="00000000" w:rsidDel="00000000" w:rsidP="00000000" w:rsidRDefault="00000000" w:rsidRPr="00000000" w14:paraId="00000180">
      <w:pPr>
        <w:numPr>
          <w:ilvl w:val="0"/>
          <w:numId w:val="18"/>
        </w:numPr>
        <w:spacing w:before="0" w:line="499" w:lineRule="auto"/>
        <w:ind w:left="1440" w:right="1095" w:hanging="360"/>
        <w:rPr>
          <w:sz w:val="24"/>
          <w:szCs w:val="24"/>
        </w:rPr>
      </w:pPr>
      <w:r w:rsidDel="00000000" w:rsidR="00000000" w:rsidRPr="00000000">
        <w:rPr>
          <w:sz w:val="24"/>
          <w:szCs w:val="24"/>
          <w:rtl w:val="0"/>
        </w:rPr>
        <w:t xml:space="preserve"> Include real-time weather API rather than static data.</w:t>
      </w:r>
    </w:p>
    <w:p w:rsidR="00000000" w:rsidDel="00000000" w:rsidP="00000000" w:rsidRDefault="00000000" w:rsidRPr="00000000" w14:paraId="00000181">
      <w:pPr>
        <w:spacing w:before="345" w:line="499" w:lineRule="auto"/>
        <w:ind w:left="720" w:right="1095" w:firstLine="0"/>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182">
      <w:pPr>
        <w:numPr>
          <w:ilvl w:val="0"/>
          <w:numId w:val="4"/>
        </w:numPr>
        <w:spacing w:after="0" w:before="345" w:line="499" w:lineRule="auto"/>
        <w:ind w:left="1440" w:right="1095" w:hanging="360"/>
        <w:rPr>
          <w:sz w:val="24"/>
          <w:szCs w:val="24"/>
        </w:rPr>
      </w:pPr>
      <w:r w:rsidDel="00000000" w:rsidR="00000000" w:rsidRPr="00000000">
        <w:rPr>
          <w:sz w:val="24"/>
          <w:szCs w:val="24"/>
          <w:rtl w:val="0"/>
        </w:rPr>
        <w:t xml:space="preserve">Core workflow is intuitive and stable.</w:t>
      </w:r>
    </w:p>
    <w:p w:rsidR="00000000" w:rsidDel="00000000" w:rsidP="00000000" w:rsidRDefault="00000000" w:rsidRPr="00000000" w14:paraId="00000183">
      <w:pPr>
        <w:numPr>
          <w:ilvl w:val="0"/>
          <w:numId w:val="4"/>
        </w:numPr>
        <w:spacing w:after="0" w:before="0" w:line="499" w:lineRule="auto"/>
        <w:ind w:left="1440" w:right="1095" w:hanging="360"/>
        <w:rPr>
          <w:sz w:val="24"/>
          <w:szCs w:val="24"/>
        </w:rPr>
      </w:pPr>
      <w:r w:rsidDel="00000000" w:rsidR="00000000" w:rsidRPr="00000000">
        <w:rPr>
          <w:sz w:val="24"/>
          <w:szCs w:val="24"/>
          <w:rtl w:val="0"/>
        </w:rPr>
        <w:t xml:space="preserve"> UX is strong for a first full-stack release.</w:t>
      </w:r>
    </w:p>
    <w:p w:rsidR="00000000" w:rsidDel="00000000" w:rsidP="00000000" w:rsidRDefault="00000000" w:rsidRPr="00000000" w14:paraId="00000184">
      <w:pPr>
        <w:numPr>
          <w:ilvl w:val="0"/>
          <w:numId w:val="4"/>
        </w:numPr>
        <w:spacing w:before="0" w:line="499" w:lineRule="auto"/>
        <w:ind w:left="1440" w:right="1095" w:hanging="360"/>
        <w:rPr>
          <w:sz w:val="24"/>
          <w:szCs w:val="24"/>
        </w:rPr>
      </w:pPr>
      <w:r w:rsidDel="00000000" w:rsidR="00000000" w:rsidRPr="00000000">
        <w:rPr>
          <w:sz w:val="24"/>
          <w:szCs w:val="24"/>
          <w:rtl w:val="0"/>
        </w:rPr>
        <w:t xml:space="preserve"> Enhancement opportunities mainly relate to scale and advanced features.</w:t>
      </w:r>
    </w:p>
    <w:p w:rsidR="00000000" w:rsidDel="00000000" w:rsidP="00000000" w:rsidRDefault="00000000" w:rsidRPr="00000000" w14:paraId="00000185">
      <w:pPr>
        <w:spacing w:before="345" w:line="499" w:lineRule="auto"/>
        <w:ind w:right="1095"/>
        <w:rPr>
          <w:sz w:val="24"/>
          <w:szCs w:val="24"/>
        </w:rPr>
      </w:pPr>
      <w:r w:rsidDel="00000000" w:rsidR="00000000" w:rsidRPr="00000000">
        <w:rPr>
          <w:rtl w:val="0"/>
        </w:rPr>
      </w:r>
    </w:p>
    <w:p w:rsidR="00000000" w:rsidDel="00000000" w:rsidP="00000000" w:rsidRDefault="00000000" w:rsidRPr="00000000" w14:paraId="00000186">
      <w:pPr>
        <w:spacing w:before="345" w:line="499" w:lineRule="auto"/>
        <w:ind w:right="1095"/>
        <w:rPr>
          <w:sz w:val="24"/>
          <w:szCs w:val="24"/>
        </w:rPr>
      </w:pPr>
      <w:r w:rsidDel="00000000" w:rsidR="00000000" w:rsidRPr="00000000">
        <w:rPr>
          <w:rtl w:val="0"/>
        </w:rPr>
      </w:r>
    </w:p>
    <w:p w:rsidR="00000000" w:rsidDel="00000000" w:rsidP="00000000" w:rsidRDefault="00000000" w:rsidRPr="00000000" w14:paraId="00000187">
      <w:pPr>
        <w:pStyle w:val="Heading2"/>
        <w:numPr>
          <w:ilvl w:val="1"/>
          <w:numId w:val="19"/>
        </w:numPr>
        <w:tabs>
          <w:tab w:val="left" w:leader="none" w:pos="1192"/>
        </w:tabs>
        <w:ind w:left="1183" w:hanging="463.9999999999999"/>
        <w:rPr/>
      </w:pPr>
      <w:bookmarkStart w:colFirst="0" w:colLast="0" w:name="_f9uxnzuob6oq" w:id="15"/>
      <w:bookmarkEnd w:id="15"/>
      <w:r w:rsidDel="00000000" w:rsidR="00000000" w:rsidRPr="00000000">
        <w:rPr>
          <w:rtl w:val="0"/>
        </w:rPr>
        <w:t xml:space="preserve">Evaluation</w:t>
      </w:r>
    </w:p>
    <w:p w:rsidR="00000000" w:rsidDel="00000000" w:rsidP="00000000" w:rsidRDefault="00000000" w:rsidRPr="00000000" w14:paraId="00000188">
      <w:pPr>
        <w:spacing w:before="345" w:line="499" w:lineRule="auto"/>
        <w:ind w:left="720" w:right="1095" w:firstLine="0"/>
        <w:rPr>
          <w:sz w:val="24"/>
          <w:szCs w:val="24"/>
        </w:rPr>
      </w:pPr>
      <w:r w:rsidDel="00000000" w:rsidR="00000000" w:rsidRPr="00000000">
        <w:rPr>
          <w:sz w:val="24"/>
          <w:szCs w:val="24"/>
          <w:rtl w:val="0"/>
        </w:rPr>
        <w:t xml:space="preserve">The project successfully meets its core objectives: </w:t>
      </w:r>
    </w:p>
    <w:p w:rsidR="00000000" w:rsidDel="00000000" w:rsidP="00000000" w:rsidRDefault="00000000" w:rsidRPr="00000000" w14:paraId="00000189">
      <w:pPr>
        <w:numPr>
          <w:ilvl w:val="0"/>
          <w:numId w:val="9"/>
        </w:numPr>
        <w:spacing w:after="0" w:before="345" w:line="499" w:lineRule="auto"/>
        <w:ind w:left="1440" w:right="1095" w:hanging="360"/>
        <w:rPr/>
      </w:pPr>
      <w:r w:rsidDel="00000000" w:rsidR="00000000" w:rsidRPr="00000000">
        <w:rPr>
          <w:sz w:val="24"/>
          <w:szCs w:val="24"/>
          <w:rtl w:val="0"/>
        </w:rPr>
        <w:t xml:space="preserve">End-to-end agriculture advisory workflow implemented.</w:t>
      </w:r>
      <w:r w:rsidDel="00000000" w:rsidR="00000000" w:rsidRPr="00000000">
        <w:rPr>
          <w:rtl w:val="0"/>
        </w:rPr>
      </w:r>
    </w:p>
    <w:p w:rsidR="00000000" w:rsidDel="00000000" w:rsidP="00000000" w:rsidRDefault="00000000" w:rsidRPr="00000000" w14:paraId="0000018A">
      <w:pPr>
        <w:numPr>
          <w:ilvl w:val="0"/>
          <w:numId w:val="9"/>
        </w:numPr>
        <w:spacing w:after="0" w:before="0" w:line="499" w:lineRule="auto"/>
        <w:ind w:left="1440" w:right="1095" w:hanging="360"/>
        <w:rPr/>
      </w:pPr>
      <w:r w:rsidDel="00000000" w:rsidR="00000000" w:rsidRPr="00000000">
        <w:rPr>
          <w:sz w:val="24"/>
          <w:szCs w:val="24"/>
          <w:rtl w:val="0"/>
        </w:rPr>
        <w:t xml:space="preserve"> Website migration completed from original CLI concept.</w:t>
      </w:r>
      <w:r w:rsidDel="00000000" w:rsidR="00000000" w:rsidRPr="00000000">
        <w:rPr>
          <w:rtl w:val="0"/>
        </w:rPr>
      </w:r>
    </w:p>
    <w:p w:rsidR="00000000" w:rsidDel="00000000" w:rsidP="00000000" w:rsidRDefault="00000000" w:rsidRPr="00000000" w14:paraId="0000018B">
      <w:pPr>
        <w:numPr>
          <w:ilvl w:val="0"/>
          <w:numId w:val="9"/>
        </w:numPr>
        <w:spacing w:after="0" w:before="0" w:line="499" w:lineRule="auto"/>
        <w:ind w:left="1440" w:right="1095" w:hanging="360"/>
        <w:rPr/>
      </w:pPr>
      <w:r w:rsidDel="00000000" w:rsidR="00000000" w:rsidRPr="00000000">
        <w:rPr>
          <w:sz w:val="24"/>
          <w:szCs w:val="24"/>
          <w:rtl w:val="0"/>
        </w:rPr>
        <w:t xml:space="preserve"> Frontend-backend integration demonstrated clearly.</w:t>
      </w:r>
      <w:r w:rsidDel="00000000" w:rsidR="00000000" w:rsidRPr="00000000">
        <w:rPr>
          <w:rtl w:val="0"/>
        </w:rPr>
      </w:r>
    </w:p>
    <w:p w:rsidR="00000000" w:rsidDel="00000000" w:rsidP="00000000" w:rsidRDefault="00000000" w:rsidRPr="00000000" w14:paraId="0000018C">
      <w:pPr>
        <w:numPr>
          <w:ilvl w:val="0"/>
          <w:numId w:val="9"/>
        </w:numPr>
        <w:spacing w:after="0" w:before="0" w:line="499" w:lineRule="auto"/>
        <w:ind w:left="1440" w:right="1095" w:hanging="360"/>
        <w:rPr/>
      </w:pPr>
      <w:r w:rsidDel="00000000" w:rsidR="00000000" w:rsidRPr="00000000">
        <w:rPr>
          <w:sz w:val="24"/>
          <w:szCs w:val="24"/>
          <w:rtl w:val="0"/>
        </w:rPr>
        <w:t xml:space="preserve"> Persistent state management works reliably for demo scope.</w:t>
      </w:r>
      <w:r w:rsidDel="00000000" w:rsidR="00000000" w:rsidRPr="00000000">
        <w:rPr>
          <w:rtl w:val="0"/>
        </w:rPr>
      </w:r>
    </w:p>
    <w:p w:rsidR="00000000" w:rsidDel="00000000" w:rsidP="00000000" w:rsidRDefault="00000000" w:rsidRPr="00000000" w14:paraId="0000018D">
      <w:pPr>
        <w:numPr>
          <w:ilvl w:val="0"/>
          <w:numId w:val="9"/>
        </w:numPr>
        <w:spacing w:before="0" w:line="499" w:lineRule="auto"/>
        <w:ind w:left="1440" w:right="1095" w:hanging="360"/>
        <w:rPr/>
      </w:pPr>
      <w:r w:rsidDel="00000000" w:rsidR="00000000" w:rsidRPr="00000000">
        <w:rPr>
          <w:sz w:val="24"/>
          <w:szCs w:val="24"/>
          <w:rtl w:val="0"/>
        </w:rPr>
        <w:t xml:space="preserve"> Chatbot assistance increases interaction quality.</w:t>
      </w:r>
      <w:r w:rsidDel="00000000" w:rsidR="00000000" w:rsidRPr="00000000">
        <w:rPr>
          <w:rtl w:val="0"/>
        </w:rPr>
      </w:r>
    </w:p>
    <w:p w:rsidR="00000000" w:rsidDel="00000000" w:rsidP="00000000" w:rsidRDefault="00000000" w:rsidRPr="00000000" w14:paraId="0000018E">
      <w:pPr>
        <w:spacing w:before="345" w:line="499" w:lineRule="auto"/>
        <w:ind w:left="720" w:right="1095" w:firstLine="0"/>
        <w:rPr>
          <w:sz w:val="24"/>
          <w:szCs w:val="24"/>
        </w:rPr>
      </w:pPr>
      <w:r w:rsidDel="00000000" w:rsidR="00000000" w:rsidRPr="00000000">
        <w:rPr>
          <w:sz w:val="24"/>
          <w:szCs w:val="24"/>
          <w:rtl w:val="0"/>
        </w:rPr>
        <w:t xml:space="preserve">Strengths:</w:t>
      </w:r>
    </w:p>
    <w:p w:rsidR="00000000" w:rsidDel="00000000" w:rsidP="00000000" w:rsidRDefault="00000000" w:rsidRPr="00000000" w14:paraId="0000018F">
      <w:pPr>
        <w:numPr>
          <w:ilvl w:val="0"/>
          <w:numId w:val="7"/>
        </w:numPr>
        <w:spacing w:after="0" w:before="345" w:line="499" w:lineRule="auto"/>
        <w:ind w:left="1440" w:right="1095" w:hanging="360"/>
        <w:rPr>
          <w:sz w:val="24"/>
          <w:szCs w:val="24"/>
        </w:rPr>
      </w:pPr>
      <w:r w:rsidDel="00000000" w:rsidR="00000000" w:rsidRPr="00000000">
        <w:rPr>
          <w:sz w:val="24"/>
          <w:szCs w:val="24"/>
          <w:rtl w:val="0"/>
        </w:rPr>
        <w:t xml:space="preserve"> Clear modular architecture.</w:t>
      </w:r>
    </w:p>
    <w:p w:rsidR="00000000" w:rsidDel="00000000" w:rsidP="00000000" w:rsidRDefault="00000000" w:rsidRPr="00000000" w14:paraId="00000190">
      <w:pPr>
        <w:numPr>
          <w:ilvl w:val="0"/>
          <w:numId w:val="7"/>
        </w:numPr>
        <w:spacing w:after="0" w:before="0" w:line="499" w:lineRule="auto"/>
        <w:ind w:left="1440" w:right="1095" w:hanging="360"/>
        <w:rPr>
          <w:sz w:val="24"/>
          <w:szCs w:val="24"/>
        </w:rPr>
      </w:pPr>
      <w:r w:rsidDel="00000000" w:rsidR="00000000" w:rsidRPr="00000000">
        <w:rPr>
          <w:sz w:val="24"/>
          <w:szCs w:val="24"/>
          <w:rtl w:val="0"/>
        </w:rPr>
        <w:t xml:space="preserve"> Straightforward API design.</w:t>
      </w:r>
    </w:p>
    <w:p w:rsidR="00000000" w:rsidDel="00000000" w:rsidP="00000000" w:rsidRDefault="00000000" w:rsidRPr="00000000" w14:paraId="00000191">
      <w:pPr>
        <w:numPr>
          <w:ilvl w:val="0"/>
          <w:numId w:val="7"/>
        </w:numPr>
        <w:spacing w:after="0" w:before="0" w:line="499" w:lineRule="auto"/>
        <w:ind w:left="1440" w:right="1095" w:hanging="360"/>
        <w:rPr>
          <w:sz w:val="24"/>
          <w:szCs w:val="24"/>
        </w:rPr>
      </w:pPr>
      <w:r w:rsidDel="00000000" w:rsidR="00000000" w:rsidRPr="00000000">
        <w:rPr>
          <w:sz w:val="24"/>
          <w:szCs w:val="24"/>
          <w:rtl w:val="0"/>
        </w:rPr>
        <w:t xml:space="preserve">Practical real-world flow representation.</w:t>
      </w:r>
    </w:p>
    <w:p w:rsidR="00000000" w:rsidDel="00000000" w:rsidP="00000000" w:rsidRDefault="00000000" w:rsidRPr="00000000" w14:paraId="00000192">
      <w:pPr>
        <w:numPr>
          <w:ilvl w:val="0"/>
          <w:numId w:val="7"/>
        </w:numPr>
        <w:spacing w:before="0" w:line="499" w:lineRule="auto"/>
        <w:ind w:left="1440" w:right="1095" w:hanging="360"/>
        <w:rPr>
          <w:sz w:val="24"/>
          <w:szCs w:val="24"/>
        </w:rPr>
      </w:pPr>
      <w:r w:rsidDel="00000000" w:rsidR="00000000" w:rsidRPr="00000000">
        <w:rPr>
          <w:sz w:val="24"/>
          <w:szCs w:val="24"/>
          <w:rtl w:val="0"/>
        </w:rPr>
        <w:t xml:space="preserve">Easy to explain during viva and interviews.</w:t>
      </w:r>
    </w:p>
    <w:p w:rsidR="00000000" w:rsidDel="00000000" w:rsidP="00000000" w:rsidRDefault="00000000" w:rsidRPr="00000000" w14:paraId="00000193">
      <w:pPr>
        <w:spacing w:before="345" w:line="499" w:lineRule="auto"/>
        <w:ind w:left="720" w:right="1095" w:firstLine="0"/>
        <w:rPr>
          <w:sz w:val="24"/>
          <w:szCs w:val="24"/>
        </w:rPr>
      </w:pPr>
      <w:r w:rsidDel="00000000" w:rsidR="00000000" w:rsidRPr="00000000">
        <w:rPr>
          <w:sz w:val="24"/>
          <w:szCs w:val="24"/>
          <w:rtl w:val="0"/>
        </w:rPr>
        <w:t xml:space="preserve">Limitations:</w:t>
      </w:r>
    </w:p>
    <w:p w:rsidR="00000000" w:rsidDel="00000000" w:rsidP="00000000" w:rsidRDefault="00000000" w:rsidRPr="00000000" w14:paraId="00000194">
      <w:pPr>
        <w:numPr>
          <w:ilvl w:val="0"/>
          <w:numId w:val="3"/>
        </w:numPr>
        <w:spacing w:after="0" w:before="345" w:line="499" w:lineRule="auto"/>
        <w:ind w:left="1440" w:right="1095" w:hanging="360"/>
        <w:rPr>
          <w:sz w:val="24"/>
          <w:szCs w:val="24"/>
        </w:rPr>
      </w:pPr>
      <w:r w:rsidDel="00000000" w:rsidR="00000000" w:rsidRPr="00000000">
        <w:rPr>
          <w:sz w:val="24"/>
          <w:szCs w:val="24"/>
          <w:rtl w:val="0"/>
        </w:rPr>
        <w:t xml:space="preserve"> Static dictionary storage limits scalability.</w:t>
      </w:r>
    </w:p>
    <w:p w:rsidR="00000000" w:rsidDel="00000000" w:rsidP="00000000" w:rsidRDefault="00000000" w:rsidRPr="00000000" w14:paraId="00000195">
      <w:pPr>
        <w:numPr>
          <w:ilvl w:val="0"/>
          <w:numId w:val="3"/>
        </w:numPr>
        <w:spacing w:after="0" w:before="0" w:line="499" w:lineRule="auto"/>
        <w:ind w:left="1440" w:right="1095" w:hanging="360"/>
        <w:rPr>
          <w:sz w:val="24"/>
          <w:szCs w:val="24"/>
        </w:rPr>
      </w:pPr>
      <w:r w:rsidDel="00000000" w:rsidR="00000000" w:rsidRPr="00000000">
        <w:rPr>
          <w:sz w:val="24"/>
          <w:szCs w:val="24"/>
          <w:rtl w:val="0"/>
        </w:rPr>
        <w:t xml:space="preserve"> No real-time external API data for weather.</w:t>
      </w:r>
    </w:p>
    <w:p w:rsidR="00000000" w:rsidDel="00000000" w:rsidP="00000000" w:rsidRDefault="00000000" w:rsidRPr="00000000" w14:paraId="00000196">
      <w:pPr>
        <w:numPr>
          <w:ilvl w:val="0"/>
          <w:numId w:val="3"/>
        </w:numPr>
        <w:spacing w:after="0" w:before="0" w:line="499" w:lineRule="auto"/>
        <w:ind w:left="1440" w:right="1095" w:hanging="360"/>
        <w:rPr>
          <w:sz w:val="24"/>
          <w:szCs w:val="24"/>
        </w:rPr>
      </w:pPr>
      <w:r w:rsidDel="00000000" w:rsidR="00000000" w:rsidRPr="00000000">
        <w:rPr>
          <w:sz w:val="24"/>
          <w:szCs w:val="24"/>
          <w:rtl w:val="0"/>
        </w:rPr>
        <w:t xml:space="preserve"> No authentication/authorization.</w:t>
      </w:r>
    </w:p>
    <w:p w:rsidR="00000000" w:rsidDel="00000000" w:rsidP="00000000" w:rsidRDefault="00000000" w:rsidRPr="00000000" w14:paraId="00000197">
      <w:pPr>
        <w:numPr>
          <w:ilvl w:val="0"/>
          <w:numId w:val="3"/>
        </w:numPr>
        <w:spacing w:before="0" w:line="499" w:lineRule="auto"/>
        <w:ind w:left="1440" w:right="1095" w:hanging="360"/>
        <w:rPr>
          <w:sz w:val="24"/>
          <w:szCs w:val="24"/>
        </w:rPr>
      </w:pPr>
      <w:r w:rsidDel="00000000" w:rsidR="00000000" w:rsidRPr="00000000">
        <w:rPr>
          <w:sz w:val="24"/>
          <w:szCs w:val="24"/>
          <w:rtl w:val="0"/>
        </w:rPr>
        <w:t xml:space="preserve"> Manual testing dominant; automation minimal.</w:t>
      </w:r>
    </w:p>
    <w:p w:rsidR="00000000" w:rsidDel="00000000" w:rsidP="00000000" w:rsidRDefault="00000000" w:rsidRPr="00000000" w14:paraId="00000198">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99">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9A">
      <w:pPr>
        <w:pStyle w:val="Heading1"/>
        <w:numPr>
          <w:ilvl w:val="0"/>
          <w:numId w:val="19"/>
        </w:numPr>
        <w:tabs>
          <w:tab w:val="left" w:leader="none" w:pos="1439"/>
        </w:tabs>
        <w:spacing w:before="173" w:lineRule="auto"/>
        <w:ind w:left="1440" w:hanging="360"/>
        <w:rPr/>
      </w:pPr>
      <w:bookmarkStart w:colFirst="0" w:colLast="0" w:name="_36btqztl5fkw" w:id="16"/>
      <w:bookmarkEnd w:id="16"/>
      <w:r w:rsidDel="00000000" w:rsidR="00000000" w:rsidRPr="00000000">
        <w:rPr>
          <w:rtl w:val="0"/>
        </w:rPr>
        <w:t xml:space="preserve">Snapshots of the Project</w:t>
      </w:r>
    </w:p>
    <w:p w:rsidR="00000000" w:rsidDel="00000000" w:rsidP="00000000" w:rsidRDefault="00000000" w:rsidRPr="00000000" w14:paraId="0000019B">
      <w:pPr>
        <w:tabs>
          <w:tab w:val="left" w:leader="none" w:pos="1439"/>
        </w:tabs>
        <w:ind w:left="1440" w:firstLine="0"/>
        <w:rPr/>
      </w:pPr>
      <w:r w:rsidDel="00000000" w:rsidR="00000000" w:rsidRPr="00000000">
        <w:rPr>
          <w:rtl w:val="0"/>
        </w:rPr>
      </w:r>
    </w:p>
    <w:p w:rsidR="00000000" w:rsidDel="00000000" w:rsidP="00000000" w:rsidRDefault="00000000" w:rsidRPr="00000000" w14:paraId="0000019C">
      <w:pPr>
        <w:spacing w:before="345" w:line="499" w:lineRule="auto"/>
        <w:ind w:left="720" w:right="1095" w:firstLine="0"/>
        <w:rPr>
          <w:b w:val="1"/>
          <w:bCs w:val="1"/>
          <w:sz w:val="24"/>
          <w:szCs w:val="24"/>
        </w:rPr>
      </w:pPr>
      <w:r w:rsidDel="00000000" w:rsidR="00000000" w:rsidRPr="00000000">
        <w:rPr>
          <w:b w:val="1"/>
          <w:bCs w:val="1"/>
          <w:sz w:val="24"/>
          <w:szCs w:val="24"/>
          <w:rtl w:val="0"/>
        </w:rPr>
        <w:t xml:space="preserve">i) Home Landing View</w:t>
      </w:r>
    </w:p>
    <w:p w:rsidR="00000000" w:rsidDel="00000000" w:rsidP="00000000" w:rsidRDefault="00000000" w:rsidRPr="00000000" w14:paraId="0000019D">
      <w:pPr>
        <w:numPr>
          <w:ilvl w:val="0"/>
          <w:numId w:val="16"/>
        </w:numPr>
        <w:spacing w:after="0" w:before="345" w:line="499" w:lineRule="auto"/>
        <w:ind w:left="1440" w:right="1095" w:hanging="360"/>
        <w:rPr>
          <w:sz w:val="24"/>
          <w:szCs w:val="24"/>
        </w:rPr>
      </w:pPr>
      <w:r w:rsidDel="00000000" w:rsidR="00000000" w:rsidRPr="00000000">
        <w:rPr>
          <w:sz w:val="24"/>
          <w:szCs w:val="24"/>
          <w:rtl w:val="0"/>
        </w:rPr>
        <w:t xml:space="preserve">Dynamic Data Binding: The welcome message and quick actions are populated via the `/api/welcome` endpoint.</w:t>
      </w:r>
      <w:r w:rsidDel="00000000" w:rsidR="00000000" w:rsidRPr="00000000">
        <w:rPr>
          <w:rtl w:val="0"/>
        </w:rPr>
      </w:r>
    </w:p>
    <w:p w:rsidR="00000000" w:rsidDel="00000000" w:rsidP="00000000" w:rsidRDefault="00000000" w:rsidRPr="00000000" w14:paraId="0000019E">
      <w:pPr>
        <w:numPr>
          <w:ilvl w:val="0"/>
          <w:numId w:val="16"/>
        </w:numPr>
        <w:spacing w:after="0" w:before="0" w:line="499" w:lineRule="auto"/>
        <w:ind w:left="1440" w:right="1095" w:hanging="360"/>
        <w:rPr>
          <w:sz w:val="24"/>
          <w:szCs w:val="24"/>
        </w:rPr>
      </w:pPr>
      <w:r w:rsidDel="00000000" w:rsidR="00000000" w:rsidRPr="00000000">
        <w:rPr>
          <w:sz w:val="24"/>
          <w:szCs w:val="24"/>
          <w:rtl w:val="0"/>
        </w:rPr>
        <w:t xml:space="preserve"> Call-to-Action (CTA): The primary quick-action buttons are designed to reduce user friction by providing immediate paths to the core functionalities.</w:t>
      </w:r>
      <w:r w:rsidDel="00000000" w:rsidR="00000000" w:rsidRPr="00000000">
        <w:rPr>
          <w:rtl w:val="0"/>
        </w:rPr>
      </w:r>
    </w:p>
    <w:p w:rsidR="00000000" w:rsidDel="00000000" w:rsidP="00000000" w:rsidRDefault="00000000" w:rsidRPr="00000000" w14:paraId="0000019F">
      <w:pPr>
        <w:numPr>
          <w:ilvl w:val="0"/>
          <w:numId w:val="16"/>
        </w:numPr>
        <w:spacing w:before="0" w:line="499" w:lineRule="auto"/>
        <w:ind w:left="1440" w:right="1095" w:hanging="360"/>
        <w:rPr>
          <w:sz w:val="24"/>
          <w:szCs w:val="24"/>
        </w:rPr>
      </w:pPr>
      <w:r w:rsidDel="00000000" w:rsidR="00000000" w:rsidRPr="00000000">
        <w:rPr>
          <w:sz w:val="24"/>
          <w:szCs w:val="24"/>
          <w:rtl w:val="0"/>
        </w:rPr>
        <w:t xml:space="preserve"> Clean Interface: The layout provides a focused environment for interaction.</w:t>
      </w:r>
      <w:r w:rsidDel="00000000" w:rsidR="00000000" w:rsidRPr="00000000">
        <w:rPr>
          <w:rtl w:val="0"/>
        </w:rPr>
      </w:r>
    </w:p>
    <w:p w:rsidR="00000000" w:rsidDel="00000000" w:rsidP="00000000" w:rsidRDefault="00000000" w:rsidRPr="00000000" w14:paraId="000001A0">
      <w:pPr>
        <w:spacing w:before="345" w:line="499" w:lineRule="auto"/>
        <w:ind w:left="720" w:right="1095" w:firstLine="0"/>
        <w:rPr>
          <w:sz w:val="24"/>
          <w:szCs w:val="24"/>
        </w:rPr>
      </w:pPr>
      <w:r w:rsidDel="00000000" w:rsidR="00000000" w:rsidRPr="00000000">
        <w:rPr>
          <w:rtl w:val="0"/>
        </w:rPr>
      </w:r>
    </w:p>
    <w:p w:rsidR="00000000" w:rsidDel="00000000" w:rsidP="00000000" w:rsidRDefault="00000000" w:rsidRPr="00000000" w14:paraId="000001A1">
      <w:pPr>
        <w:spacing w:before="345" w:line="499" w:lineRule="auto"/>
        <w:ind w:left="720" w:right="1095" w:firstLine="0"/>
        <w:rPr>
          <w:sz w:val="24"/>
          <w:szCs w:val="24"/>
        </w:rPr>
        <w:sectPr>
          <w:type w:val="nextPage"/>
          <w:pgSz w:h="15840" w:w="12240" w:orient="portrait"/>
          <w:pgMar w:bottom="1020" w:top="1820" w:left="720" w:right="360" w:header="806" w:footer="747"/>
        </w:sectPr>
      </w:pPr>
      <w:r w:rsidDel="00000000" w:rsidR="00000000" w:rsidRPr="00000000">
        <w:rPr>
          <w:sz w:val="24"/>
          <w:szCs w:val="24"/>
        </w:rPr>
        <w:drawing>
          <wp:inline distB="114300" distT="114300" distL="114300" distR="114300">
            <wp:extent cx="5934075" cy="3845286"/>
            <wp:effectExtent b="0" l="0" r="0" t="0"/>
            <wp:docPr id="3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34075" cy="3845286"/>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before="1" w:line="360" w:lineRule="auto"/>
        <w:ind w:right="126"/>
        <w:rPr>
          <w:sz w:val="24"/>
          <w:szCs w:val="24"/>
        </w:rPr>
      </w:pPr>
      <w:r w:rsidDel="00000000" w:rsidR="00000000" w:rsidRPr="00000000">
        <w:rPr>
          <w:sz w:val="24"/>
          <w:szCs w:val="24"/>
          <w:rtl w:val="0"/>
        </w:rPr>
        <w:t xml:space="preserve">  </w:t>
      </w:r>
    </w:p>
    <w:p w:rsidR="00000000" w:rsidDel="00000000" w:rsidP="00000000" w:rsidRDefault="00000000" w:rsidRPr="00000000" w14:paraId="000001A3">
      <w:pPr>
        <w:spacing w:before="1" w:line="360" w:lineRule="auto"/>
        <w:ind w:right="126"/>
        <w:rPr>
          <w:b w:val="1"/>
          <w:bCs w:val="1"/>
          <w:sz w:val="24"/>
          <w:szCs w:val="24"/>
        </w:rPr>
      </w:pPr>
      <w:r w:rsidDel="00000000" w:rsidR="00000000" w:rsidRPr="00000000">
        <w:rPr>
          <w:b w:val="1"/>
          <w:bCs w:val="1"/>
          <w:sz w:val="24"/>
          <w:szCs w:val="24"/>
          <w:rtl w:val="0"/>
        </w:rPr>
        <w:t xml:space="preserve">ii) Chat Stream</w:t>
      </w:r>
    </w:p>
    <w:p w:rsidR="00000000" w:rsidDel="00000000" w:rsidP="00000000" w:rsidRDefault="00000000" w:rsidRPr="00000000" w14:paraId="000001A4">
      <w:pPr>
        <w:spacing w:before="1" w:line="360" w:lineRule="auto"/>
        <w:ind w:right="126"/>
        <w:rPr>
          <w:b w:val="1"/>
          <w:bCs w:val="1"/>
          <w:sz w:val="24"/>
          <w:szCs w:val="24"/>
        </w:rPr>
      </w:pPr>
      <w:r w:rsidDel="00000000" w:rsidR="00000000" w:rsidRPr="00000000">
        <w:rPr>
          <w:rtl w:val="0"/>
        </w:rPr>
      </w:r>
    </w:p>
    <w:p w:rsidR="00000000" w:rsidDel="00000000" w:rsidP="00000000" w:rsidRDefault="00000000" w:rsidRPr="00000000" w14:paraId="000001A5">
      <w:pPr>
        <w:numPr>
          <w:ilvl w:val="0"/>
          <w:numId w:val="12"/>
        </w:numPr>
        <w:spacing w:after="0" w:before="1" w:line="360" w:lineRule="auto"/>
        <w:ind w:left="720" w:right="126" w:hanging="360"/>
        <w:rPr>
          <w:sz w:val="24"/>
          <w:szCs w:val="24"/>
        </w:rPr>
      </w:pPr>
      <w:r w:rsidDel="00000000" w:rsidR="00000000" w:rsidRPr="00000000">
        <w:rPr>
          <w:sz w:val="24"/>
          <w:szCs w:val="24"/>
          <w:rtl w:val="0"/>
        </w:rPr>
        <w:t xml:space="preserve"> Interaction Flow: Displays conversational turns between the user and the assistant.</w:t>
      </w:r>
      <w:r w:rsidDel="00000000" w:rsidR="00000000" w:rsidRPr="00000000">
        <w:rPr>
          <w:rtl w:val="0"/>
        </w:rPr>
      </w:r>
    </w:p>
    <w:p w:rsidR="00000000" w:rsidDel="00000000" w:rsidP="00000000" w:rsidRDefault="00000000" w:rsidRPr="00000000" w14:paraId="000001A6">
      <w:pPr>
        <w:numPr>
          <w:ilvl w:val="0"/>
          <w:numId w:val="12"/>
        </w:numPr>
        <w:spacing w:before="0" w:line="360" w:lineRule="auto"/>
        <w:ind w:left="720" w:right="126" w:hanging="360"/>
        <w:rPr>
          <w:sz w:val="24"/>
          <w:szCs w:val="24"/>
        </w:rPr>
      </w:pPr>
      <w:r w:rsidDel="00000000" w:rsidR="00000000" w:rsidRPr="00000000">
        <w:rPr>
          <w:sz w:val="24"/>
          <w:szCs w:val="24"/>
          <w:rtl w:val="0"/>
        </w:rPr>
        <w:t xml:space="preserve"> Emoji Integration: Rich formatting makes the textual data easily scannable and user-friendly.</w:t>
      </w:r>
      <w:r w:rsidDel="00000000" w:rsidR="00000000" w:rsidRPr="00000000">
        <w:rPr>
          <w:rtl w:val="0"/>
        </w:rPr>
      </w:r>
    </w:p>
    <w:p w:rsidR="00000000" w:rsidDel="00000000" w:rsidP="00000000" w:rsidRDefault="00000000" w:rsidRPr="00000000" w14:paraId="000001A7">
      <w:pPr>
        <w:spacing w:before="1" w:line="360" w:lineRule="auto"/>
        <w:ind w:right="126"/>
        <w:rPr>
          <w:sz w:val="24"/>
          <w:szCs w:val="24"/>
        </w:rPr>
      </w:pPr>
      <w:r w:rsidDel="00000000" w:rsidR="00000000" w:rsidRPr="00000000">
        <w:rPr>
          <w:sz w:val="24"/>
          <w:szCs w:val="24"/>
          <w:rtl w:val="0"/>
        </w:rPr>
        <w:t xml:space="preserve">  </w:t>
      </w:r>
    </w:p>
    <w:p w:rsidR="00000000" w:rsidDel="00000000" w:rsidP="00000000" w:rsidRDefault="00000000" w:rsidRPr="00000000" w14:paraId="000001A8">
      <w:pPr>
        <w:spacing w:before="1" w:line="360" w:lineRule="auto"/>
        <w:ind w:right="126"/>
        <w:jc w:val="both"/>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462588" cy="6305550"/>
            <wp:effectExtent b="0" l="0" r="0" t="0"/>
            <wp:docPr id="4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62588"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266" w:lineRule="auto"/>
        <w:rPr>
          <w:sz w:val="24"/>
          <w:szCs w:val="24"/>
        </w:rPr>
      </w:pPr>
      <w:r w:rsidDel="00000000" w:rsidR="00000000" w:rsidRPr="00000000">
        <w:rPr>
          <w:rtl w:val="0"/>
        </w:rPr>
      </w:r>
    </w:p>
    <w:p w:rsidR="00000000" w:rsidDel="00000000" w:rsidP="00000000" w:rsidRDefault="00000000" w:rsidRPr="00000000" w14:paraId="000001AA">
      <w:pPr>
        <w:spacing w:line="266" w:lineRule="auto"/>
        <w:rPr>
          <w:sz w:val="24"/>
          <w:szCs w:val="24"/>
        </w:rPr>
      </w:pPr>
      <w:r w:rsidDel="00000000" w:rsidR="00000000" w:rsidRPr="00000000">
        <w:rPr>
          <w:rtl w:val="0"/>
        </w:rPr>
      </w:r>
    </w:p>
    <w:p w:rsidR="00000000" w:rsidDel="00000000" w:rsidP="00000000" w:rsidRDefault="00000000" w:rsidRPr="00000000" w14:paraId="000001AB">
      <w:pPr>
        <w:spacing w:line="266" w:lineRule="auto"/>
        <w:rPr>
          <w:b w:val="1"/>
          <w:bCs w:val="1"/>
          <w:sz w:val="24"/>
          <w:szCs w:val="24"/>
        </w:rPr>
      </w:pPr>
      <w:r w:rsidDel="00000000" w:rsidR="00000000" w:rsidRPr="00000000">
        <w:rPr>
          <w:b w:val="1"/>
          <w:bCs w:val="1"/>
          <w:sz w:val="24"/>
          <w:szCs w:val="24"/>
          <w:rtl w:val="0"/>
        </w:rPr>
        <w:t xml:space="preserve">iii) Quick Action Interaction</w:t>
      </w:r>
    </w:p>
    <w:p w:rsidR="00000000" w:rsidDel="00000000" w:rsidP="00000000" w:rsidRDefault="00000000" w:rsidRPr="00000000" w14:paraId="000001AC">
      <w:pPr>
        <w:spacing w:line="266" w:lineRule="auto"/>
        <w:rPr>
          <w:b w:val="1"/>
          <w:bCs w:val="1"/>
          <w:sz w:val="24"/>
          <w:szCs w:val="24"/>
        </w:rPr>
      </w:pPr>
      <w:r w:rsidDel="00000000" w:rsidR="00000000" w:rsidRPr="00000000">
        <w:rPr>
          <w:rtl w:val="0"/>
        </w:rPr>
      </w:r>
    </w:p>
    <w:p w:rsidR="00000000" w:rsidDel="00000000" w:rsidP="00000000" w:rsidRDefault="00000000" w:rsidRPr="00000000" w14:paraId="000001AD">
      <w:pPr>
        <w:numPr>
          <w:ilvl w:val="0"/>
          <w:numId w:val="1"/>
        </w:numPr>
        <w:spacing w:line="266" w:lineRule="auto"/>
        <w:ind w:left="720" w:hanging="360"/>
        <w:rPr>
          <w:sz w:val="24"/>
          <w:szCs w:val="24"/>
        </w:rPr>
      </w:pPr>
      <w:r w:rsidDel="00000000" w:rsidR="00000000" w:rsidRPr="00000000">
        <w:rPr>
          <w:sz w:val="24"/>
          <w:szCs w:val="24"/>
          <w:rtl w:val="0"/>
        </w:rPr>
        <w:t xml:space="preserve"> Action Chips: The buttons serve as shortcuts, allowing users to trigger complex queries with a single click rather than typing full sentences.</w:t>
      </w:r>
      <w:r w:rsidDel="00000000" w:rsidR="00000000" w:rsidRPr="00000000">
        <w:rPr>
          <w:rtl w:val="0"/>
        </w:rPr>
      </w:r>
    </w:p>
    <w:p w:rsidR="00000000" w:rsidDel="00000000" w:rsidP="00000000" w:rsidRDefault="00000000" w:rsidRPr="00000000" w14:paraId="000001AE">
      <w:pPr>
        <w:spacing w:line="266" w:lineRule="auto"/>
        <w:ind w:left="720" w:firstLine="0"/>
        <w:rPr>
          <w:sz w:val="24"/>
          <w:szCs w:val="24"/>
        </w:rPr>
      </w:pPr>
      <w:r w:rsidDel="00000000" w:rsidR="00000000" w:rsidRPr="00000000">
        <w:rPr>
          <w:rtl w:val="0"/>
        </w:rPr>
      </w:r>
    </w:p>
    <w:p w:rsidR="00000000" w:rsidDel="00000000" w:rsidP="00000000" w:rsidRDefault="00000000" w:rsidRPr="00000000" w14:paraId="000001AF">
      <w:pPr>
        <w:numPr>
          <w:ilvl w:val="0"/>
          <w:numId w:val="1"/>
        </w:numPr>
        <w:spacing w:line="266" w:lineRule="auto"/>
        <w:ind w:left="720" w:hanging="360"/>
        <w:rPr>
          <w:sz w:val="24"/>
          <w:szCs w:val="24"/>
        </w:rPr>
      </w:pPr>
      <w:r w:rsidDel="00000000" w:rsidR="00000000" w:rsidRPr="00000000">
        <w:rPr>
          <w:sz w:val="24"/>
          <w:szCs w:val="24"/>
          <w:rtl w:val="0"/>
        </w:rPr>
        <w:t xml:space="preserve"> Intent Mapping: Clicking a chip sends a specific parameter to the `/api/chat` endpoint.</w:t>
      </w:r>
      <w:r w:rsidDel="00000000" w:rsidR="00000000" w:rsidRPr="00000000">
        <w:rPr>
          <w:rtl w:val="0"/>
        </w:rPr>
      </w:r>
    </w:p>
    <w:p w:rsidR="00000000" w:rsidDel="00000000" w:rsidP="00000000" w:rsidRDefault="00000000" w:rsidRPr="00000000" w14:paraId="000001B0">
      <w:pPr>
        <w:spacing w:line="266" w:lineRule="auto"/>
        <w:rPr>
          <w:sz w:val="24"/>
          <w:szCs w:val="24"/>
        </w:rPr>
      </w:pPr>
      <w:r w:rsidDel="00000000" w:rsidR="00000000" w:rsidRPr="00000000">
        <w:rPr>
          <w:rtl w:val="0"/>
        </w:rPr>
      </w:r>
    </w:p>
    <w:p w:rsidR="00000000" w:rsidDel="00000000" w:rsidP="00000000" w:rsidRDefault="00000000" w:rsidRPr="00000000" w14:paraId="000001B1">
      <w:pPr>
        <w:spacing w:line="266" w:lineRule="auto"/>
        <w:rPr>
          <w:sz w:val="24"/>
          <w:szCs w:val="24"/>
        </w:rPr>
      </w:pPr>
      <w:r w:rsidDel="00000000" w:rsidR="00000000" w:rsidRPr="00000000">
        <w:rPr>
          <w:rtl w:val="0"/>
        </w:rPr>
      </w:r>
    </w:p>
    <w:p w:rsidR="00000000" w:rsidDel="00000000" w:rsidP="00000000" w:rsidRDefault="00000000" w:rsidRPr="00000000" w14:paraId="000001B2">
      <w:pPr>
        <w:spacing w:line="26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3">
      <w:pPr>
        <w:spacing w:line="266" w:lineRule="auto"/>
        <w:jc w:val="both"/>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368926" cy="5788373"/>
            <wp:effectExtent b="0" l="0" r="0" t="0"/>
            <wp:docPr id="3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68926" cy="578837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B4">
      <w:pPr>
        <w:spacing w:before="363" w:line="360" w:lineRule="auto"/>
        <w:ind w:left="0" w:right="1175" w:firstLine="0"/>
        <w:rPr>
          <w:b w:val="1"/>
          <w:bCs w:val="1"/>
          <w:sz w:val="24"/>
          <w:szCs w:val="24"/>
        </w:rPr>
      </w:pPr>
      <w:r w:rsidDel="00000000" w:rsidR="00000000" w:rsidRPr="00000000">
        <w:rPr>
          <w:b w:val="1"/>
          <w:bCs w:val="1"/>
          <w:sz w:val="24"/>
          <w:szCs w:val="24"/>
          <w:rtl w:val="0"/>
        </w:rPr>
        <w:t xml:space="preserve">       iv) Typed Query Response</w:t>
      </w:r>
    </w:p>
    <w:p w:rsidR="00000000" w:rsidDel="00000000" w:rsidP="00000000" w:rsidRDefault="00000000" w:rsidRPr="00000000" w14:paraId="000001B5">
      <w:pPr>
        <w:numPr>
          <w:ilvl w:val="0"/>
          <w:numId w:val="15"/>
        </w:numPr>
        <w:spacing w:after="0" w:before="363" w:line="360" w:lineRule="auto"/>
        <w:ind w:left="1440" w:right="1175" w:hanging="360"/>
        <w:rPr>
          <w:sz w:val="24"/>
          <w:szCs w:val="24"/>
        </w:rPr>
      </w:pPr>
      <w:r w:rsidDel="00000000" w:rsidR="00000000" w:rsidRPr="00000000">
        <w:rPr>
          <w:sz w:val="24"/>
          <w:szCs w:val="24"/>
          <w:rtl w:val="0"/>
        </w:rPr>
        <w:t xml:space="preserve"> Natural Language Parsing: The system captures raw text input and uses keyword-based recognition to identify the user's intent.</w:t>
      </w:r>
      <w:r w:rsidDel="00000000" w:rsidR="00000000" w:rsidRPr="00000000">
        <w:rPr>
          <w:rtl w:val="0"/>
        </w:rPr>
      </w:r>
    </w:p>
    <w:p w:rsidR="00000000" w:rsidDel="00000000" w:rsidP="00000000" w:rsidRDefault="00000000" w:rsidRPr="00000000" w14:paraId="000001B6">
      <w:pPr>
        <w:numPr>
          <w:ilvl w:val="0"/>
          <w:numId w:val="15"/>
        </w:numPr>
        <w:spacing w:before="0" w:line="360" w:lineRule="auto"/>
        <w:ind w:left="1440" w:right="1175" w:hanging="360"/>
        <w:rPr>
          <w:sz w:val="24"/>
          <w:szCs w:val="24"/>
        </w:rPr>
      </w:pPr>
      <w:r w:rsidDel="00000000" w:rsidR="00000000" w:rsidRPr="00000000">
        <w:rPr>
          <w:sz w:val="24"/>
          <w:szCs w:val="24"/>
          <w:rtl w:val="0"/>
        </w:rPr>
        <w:t xml:space="preserve"> Contextual Responses: The assistant provides dynamic feedback, such as stating current system time or generating random tips.</w:t>
      </w:r>
      <w:r w:rsidDel="00000000" w:rsidR="00000000" w:rsidRPr="00000000">
        <w:rPr>
          <w:rtl w:val="0"/>
        </w:rPr>
      </w:r>
    </w:p>
    <w:p w:rsidR="00000000" w:rsidDel="00000000" w:rsidP="00000000" w:rsidRDefault="00000000" w:rsidRPr="00000000" w14:paraId="000001B7">
      <w:pPr>
        <w:spacing w:before="363" w:line="360" w:lineRule="auto"/>
        <w:ind w:left="1440" w:right="1175"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881688" cy="5857875"/>
            <wp:effectExtent b="0" l="0" r="0" t="0"/>
            <wp:docPr id="4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881688"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before="167" w:lineRule="auto"/>
        <w:rPr>
          <w:b w:val="1"/>
          <w:bCs w:val="1"/>
          <w:sz w:val="24"/>
          <w:szCs w:val="24"/>
        </w:rPr>
      </w:pPr>
      <w:r w:rsidDel="00000000" w:rsidR="00000000" w:rsidRPr="00000000">
        <w:rPr>
          <w:rtl w:val="0"/>
        </w:rPr>
      </w:r>
    </w:p>
    <w:p w:rsidR="00000000" w:rsidDel="00000000" w:rsidP="00000000" w:rsidRDefault="00000000" w:rsidRPr="00000000" w14:paraId="000001B9">
      <w:pPr>
        <w:spacing w:before="167" w:lineRule="auto"/>
        <w:rPr>
          <w:b w:val="1"/>
          <w:bCs w:val="1"/>
          <w:sz w:val="24"/>
          <w:szCs w:val="24"/>
        </w:rPr>
      </w:pPr>
      <w:r w:rsidDel="00000000" w:rsidR="00000000" w:rsidRPr="00000000">
        <w:rPr>
          <w:b w:val="1"/>
          <w:bCs w:val="1"/>
          <w:sz w:val="24"/>
          <w:szCs w:val="24"/>
          <w:rtl w:val="0"/>
        </w:rPr>
        <w:t xml:space="preserve">   v) History Retrieval                   </w:t>
      </w:r>
    </w:p>
    <w:p w:rsidR="00000000" w:rsidDel="00000000" w:rsidP="00000000" w:rsidRDefault="00000000" w:rsidRPr="00000000" w14:paraId="000001BA">
      <w:pPr>
        <w:spacing w:before="167"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B">
      <w:pPr>
        <w:numPr>
          <w:ilvl w:val="0"/>
          <w:numId w:val="13"/>
        </w:numPr>
        <w:spacing w:before="167" w:lineRule="auto"/>
        <w:ind w:left="1440" w:hanging="360"/>
        <w:rPr>
          <w:sz w:val="24"/>
          <w:szCs w:val="24"/>
        </w:rPr>
      </w:pPr>
      <w:r w:rsidDel="00000000" w:rsidR="00000000" w:rsidRPr="00000000">
        <w:rPr>
          <w:sz w:val="24"/>
          <w:szCs w:val="24"/>
          <w:rtl w:val="0"/>
        </w:rPr>
        <w:t xml:space="preserve"> State Tracking: By querying 'history', the system accesses the session's interaction log and returns a numbered list of previous commands.</w:t>
      </w:r>
    </w:p>
    <w:p w:rsidR="00000000" w:rsidDel="00000000" w:rsidP="00000000" w:rsidRDefault="00000000" w:rsidRPr="00000000" w14:paraId="000001BC">
      <w:pPr>
        <w:spacing w:before="167" w:lineRule="auto"/>
        <w:rPr>
          <w:sz w:val="24"/>
          <w:szCs w:val="24"/>
        </w:rPr>
      </w:pPr>
      <w:r w:rsidDel="00000000" w:rsidR="00000000" w:rsidRPr="00000000">
        <w:rPr>
          <w:rtl w:val="0"/>
        </w:rPr>
      </w:r>
    </w:p>
    <w:p w:rsidR="00000000" w:rsidDel="00000000" w:rsidP="00000000" w:rsidRDefault="00000000" w:rsidRPr="00000000" w14:paraId="000001BD">
      <w:pPr>
        <w:spacing w:before="363" w:line="360" w:lineRule="auto"/>
        <w:ind w:left="1440" w:right="1175" w:firstLine="0"/>
        <w:rPr>
          <w:sz w:val="24"/>
          <w:szCs w:val="24"/>
        </w:rPr>
        <w:sectPr>
          <w:type w:val="nextPage"/>
          <w:pgSz w:h="15840" w:w="12240" w:orient="portrait"/>
          <w:pgMar w:bottom="1020" w:top="1820" w:left="720" w:right="360" w:header="806" w:footer="747"/>
        </w:sect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891088" cy="6257925"/>
            <wp:effectExtent b="0" l="0" r="0" t="0"/>
            <wp:docPr id="4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891088"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F">
      <w:pPr>
        <w:pStyle w:val="Heading1"/>
        <w:numPr>
          <w:ilvl w:val="0"/>
          <w:numId w:val="19"/>
        </w:numPr>
        <w:tabs>
          <w:tab w:val="left" w:leader="none" w:pos="1439"/>
        </w:tabs>
        <w:spacing w:after="0" w:before="171" w:line="240" w:lineRule="auto"/>
        <w:ind w:left="1439" w:right="0" w:hanging="359.00000000000006"/>
        <w:jc w:val="left"/>
        <w:rPr/>
      </w:pPr>
      <w:bookmarkStart w:colFirst="0" w:colLast="0" w:name="_v2z5guuozf59" w:id="17"/>
      <w:bookmarkEnd w:id="17"/>
      <w:r w:rsidDel="00000000" w:rsidR="00000000" w:rsidRPr="00000000">
        <w:rPr>
          <w:rtl w:val="0"/>
        </w:rPr>
        <w:t xml:space="preserve">conclusion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365" w:line="240" w:lineRule="auto"/>
        <w:ind w:left="1440" w:right="0" w:firstLine="0"/>
        <w:jc w:val="left"/>
        <w:rPr>
          <w:sz w:val="24"/>
          <w:szCs w:val="24"/>
        </w:rPr>
      </w:pPr>
      <w:r w:rsidDel="00000000" w:rsidR="00000000" w:rsidRPr="00000000">
        <w:rPr>
          <w:sz w:val="24"/>
          <w:szCs w:val="24"/>
          <w:rtl w:val="0"/>
        </w:rPr>
        <w:t xml:space="preserve">This The AgriFlow Assistant project marks the successful conceptualization, design, and implementation of a web-based, natural language-assisted agricultural advisory platform. Evolving from a fundamental command-line interface (CLI) prototype, the final system represents a robust full-stack web application that seamlessly integrates a responsive frontend, a REST-style backend, and an efficient data management layer into a unified, coherent architecture.</w:t>
      </w:r>
    </w:p>
    <w:p w:rsidR="00000000" w:rsidDel="00000000" w:rsidP="00000000" w:rsidRDefault="00000000" w:rsidRPr="00000000" w14:paraId="000001C1">
      <w:pPr>
        <w:tabs>
          <w:tab w:val="left" w:leader="none" w:pos="1440"/>
        </w:tabs>
        <w:spacing w:before="365" w:lineRule="auto"/>
        <w:ind w:left="1440" w:firstLine="0"/>
        <w:rPr>
          <w:sz w:val="24"/>
          <w:szCs w:val="24"/>
        </w:rPr>
      </w:pPr>
      <w:r w:rsidDel="00000000" w:rsidR="00000000" w:rsidRPr="00000000">
        <w:rPr>
          <w:sz w:val="24"/>
          <w:szCs w:val="24"/>
          <w:rtl w:val="0"/>
        </w:rPr>
        <w:t xml:space="preserve">By prioritizing modular design and clear separation of concerns, the project has validated essential software engineering principles while delivering a highly practical tool. The implemented system effectively supports crucial agricultural workflows, enabling users to effortlessly retrieve crop statuses, evaluate soil health recommendations, and access weather insights. The integration of a chatbot interface significantly enhances the user experience, lowering the technical barrier to entry and providing intuitive, conversational guidance that mimics human interaction.</w:t>
      </w:r>
    </w:p>
    <w:p w:rsidR="00000000" w:rsidDel="00000000" w:rsidP="00000000" w:rsidRDefault="00000000" w:rsidRPr="00000000" w14:paraId="000001C2">
      <w:pPr>
        <w:tabs>
          <w:tab w:val="left" w:leader="none" w:pos="1440"/>
        </w:tabs>
        <w:spacing w:before="365" w:lineRule="auto"/>
        <w:ind w:left="1440" w:firstLine="0"/>
        <w:rPr>
          <w:sz w:val="24"/>
          <w:szCs w:val="24"/>
        </w:rPr>
      </w:pPr>
      <w:r w:rsidDel="00000000" w:rsidR="00000000" w:rsidRPr="00000000">
        <w:rPr>
          <w:sz w:val="24"/>
          <w:szCs w:val="24"/>
          <w:rtl w:val="0"/>
        </w:rPr>
        <w:t xml:space="preserve">Furthermore, features such as quick-action chips and session history tracking demonstrate a strong focus on usability and user-centric design, ensuring that essential farming knowledge is accessible even to users with minimal technical expertise. The backend architecture's reliance on stateless HTTP requests and in-memory data structures ensures that the application remains lightweight, highly responsive, and easy to maintain or debug.</w:t>
      </w:r>
    </w:p>
    <w:p w:rsidR="00000000" w:rsidDel="00000000" w:rsidP="00000000" w:rsidRDefault="00000000" w:rsidRPr="00000000" w14:paraId="000001C3">
      <w:pPr>
        <w:tabs>
          <w:tab w:val="left" w:leader="none" w:pos="1440"/>
        </w:tabs>
        <w:spacing w:before="365" w:lineRule="auto"/>
        <w:ind w:left="1440" w:firstLine="0"/>
        <w:rPr>
          <w:sz w:val="24"/>
          <w:szCs w:val="24"/>
        </w:rPr>
      </w:pPr>
      <w:r w:rsidDel="00000000" w:rsidR="00000000" w:rsidRPr="00000000">
        <w:rPr>
          <w:sz w:val="24"/>
          <w:szCs w:val="24"/>
          <w:rtl w:val="0"/>
        </w:rPr>
        <w:t xml:space="preserve">From an academic and technical perspective, the AgriFlow project comprehensively satisfies all initial objectives related to full-stack software design, continuous implementation, rigorous functional testing, and user interface development. It serves as a compelling proof-of-concept that agricultural information systems can be both powerful and accessible. Ultimately, this work provides an excellent, scalable foundation for future, production-grade enhancements—such as relational database integration, real-time external API hooks, and advanced machine learning models—paving the way for more intelligent, inclusive, and comprehensive digital farming solutions.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365"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C5">
      <w:pPr>
        <w:tabs>
          <w:tab w:val="left" w:leader="none" w:pos="1440"/>
        </w:tabs>
        <w:spacing w:before="365" w:lineRule="auto"/>
        <w:ind w:left="1440" w:firstLine="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365" w:line="240" w:lineRule="auto"/>
        <w:ind w:left="144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20" w:top="1820" w:left="720" w:right="360" w:header="806" w:footer="747"/>
        </w:sectPr>
      </w:pPr>
      <w:r w:rsidDel="00000000" w:rsidR="00000000" w:rsidRPr="00000000">
        <w:rPr>
          <w:rtl w:val="0"/>
        </w:rPr>
      </w:r>
    </w:p>
    <w:p w:rsidR="00000000" w:rsidDel="00000000" w:rsidP="00000000" w:rsidRDefault="00000000" w:rsidRPr="00000000" w14:paraId="000001C8">
      <w:pPr>
        <w:pStyle w:val="Heading1"/>
        <w:numPr>
          <w:ilvl w:val="0"/>
          <w:numId w:val="19"/>
        </w:numPr>
        <w:tabs>
          <w:tab w:val="left" w:leader="none" w:pos="1439"/>
        </w:tabs>
        <w:spacing w:after="0" w:before="171" w:line="240" w:lineRule="auto"/>
        <w:ind w:left="1439" w:right="0" w:hanging="359.00000000000006"/>
        <w:jc w:val="left"/>
        <w:rPr/>
      </w:pPr>
      <w:bookmarkStart w:colFirst="0" w:colLast="0" w:name="_z5336fvi37yk" w:id="18"/>
      <w:bookmarkEnd w:id="18"/>
      <w:r w:rsidDel="00000000" w:rsidR="00000000" w:rsidRPr="00000000">
        <w:rPr>
          <w:rtl w:val="0"/>
        </w:rPr>
        <w:t xml:space="preserve">Further development or research</w:t>
      </w:r>
    </w:p>
    <w:p w:rsidR="00000000" w:rsidDel="00000000" w:rsidP="00000000" w:rsidRDefault="00000000" w:rsidRPr="00000000" w14:paraId="000001C9">
      <w:pPr>
        <w:tabs>
          <w:tab w:val="left" w:leader="none" w:pos="1439"/>
        </w:tabs>
        <w:ind w:left="1440" w:firstLine="0"/>
        <w:rPr/>
      </w:pPr>
      <w:r w:rsidDel="00000000" w:rsidR="00000000" w:rsidRPr="00000000">
        <w:rPr>
          <w:rtl w:val="0"/>
        </w:rPr>
      </w:r>
    </w:p>
    <w:p w:rsidR="00000000" w:rsidDel="00000000" w:rsidP="00000000" w:rsidRDefault="00000000" w:rsidRPr="00000000" w14:paraId="000001CA">
      <w:pPr>
        <w:tabs>
          <w:tab w:val="left" w:leader="none" w:pos="1440"/>
        </w:tabs>
        <w:spacing w:before="365" w:lineRule="auto"/>
        <w:ind w:left="1440" w:firstLine="0"/>
        <w:rPr>
          <w:b w:val="1"/>
          <w:bCs w:val="1"/>
          <w:sz w:val="24"/>
          <w:szCs w:val="24"/>
        </w:rPr>
      </w:pPr>
      <w:r w:rsidDel="00000000" w:rsidR="00000000" w:rsidRPr="00000000">
        <w:rPr>
          <w:b w:val="1"/>
          <w:bCs w:val="1"/>
          <w:sz w:val="24"/>
          <w:szCs w:val="24"/>
          <w:rtl w:val="0"/>
        </w:rPr>
        <w:t xml:space="preserve">Recommended future scope:</w:t>
      </w:r>
    </w:p>
    <w:p w:rsidR="00000000" w:rsidDel="00000000" w:rsidP="00000000" w:rsidRDefault="00000000" w:rsidRPr="00000000" w14:paraId="000001CB">
      <w:pPr>
        <w:tabs>
          <w:tab w:val="left" w:leader="none" w:pos="1440"/>
        </w:tabs>
        <w:spacing w:before="365" w:lineRule="auto"/>
        <w:ind w:left="1440" w:firstLine="0"/>
        <w:rPr>
          <w:sz w:val="24"/>
          <w:szCs w:val="24"/>
        </w:rPr>
      </w:pPr>
      <w:r w:rsidDel="00000000" w:rsidR="00000000" w:rsidRPr="00000000">
        <w:rPr>
          <w:sz w:val="24"/>
          <w:szCs w:val="24"/>
          <w:rtl w:val="0"/>
        </w:rPr>
        <w:t xml:space="preserve">• Integrate relational database (MySQL/PostgreSQL) for expanding crop dictionaries.</w:t>
      </w:r>
    </w:p>
    <w:p w:rsidR="00000000" w:rsidDel="00000000" w:rsidP="00000000" w:rsidRDefault="00000000" w:rsidRPr="00000000" w14:paraId="000001CC">
      <w:pPr>
        <w:tabs>
          <w:tab w:val="left" w:leader="none" w:pos="1440"/>
        </w:tabs>
        <w:spacing w:before="365" w:lineRule="auto"/>
        <w:ind w:left="1440" w:firstLine="0"/>
        <w:rPr>
          <w:sz w:val="24"/>
          <w:szCs w:val="24"/>
        </w:rPr>
      </w:pPr>
      <w:r w:rsidDel="00000000" w:rsidR="00000000" w:rsidRPr="00000000">
        <w:rPr>
          <w:sz w:val="24"/>
          <w:szCs w:val="24"/>
          <w:rtl w:val="0"/>
        </w:rPr>
        <w:t xml:space="preserve">• Add real-time external APIs (OpenWeatherMap) for live updates.</w:t>
      </w:r>
    </w:p>
    <w:p w:rsidR="00000000" w:rsidDel="00000000" w:rsidP="00000000" w:rsidRDefault="00000000" w:rsidRPr="00000000" w14:paraId="000001CD">
      <w:pPr>
        <w:tabs>
          <w:tab w:val="left" w:leader="none" w:pos="1440"/>
        </w:tabs>
        <w:spacing w:before="365" w:lineRule="auto"/>
        <w:ind w:left="1440" w:firstLine="0"/>
        <w:rPr>
          <w:sz w:val="24"/>
          <w:szCs w:val="24"/>
        </w:rPr>
      </w:pPr>
      <w:r w:rsidDel="00000000" w:rsidR="00000000" w:rsidRPr="00000000">
        <w:rPr>
          <w:sz w:val="24"/>
          <w:szCs w:val="24"/>
          <w:rtl w:val="0"/>
        </w:rPr>
        <w:t xml:space="preserve">• Add voice-to-text recognition for accessibility.</w:t>
      </w:r>
    </w:p>
    <w:p w:rsidR="00000000" w:rsidDel="00000000" w:rsidP="00000000" w:rsidRDefault="00000000" w:rsidRPr="00000000" w14:paraId="000001CE">
      <w:pPr>
        <w:tabs>
          <w:tab w:val="left" w:leader="none" w:pos="1440"/>
        </w:tabs>
        <w:spacing w:before="365" w:lineRule="auto"/>
        <w:ind w:left="1440" w:firstLine="0"/>
        <w:rPr>
          <w:sz w:val="24"/>
          <w:szCs w:val="24"/>
        </w:rPr>
      </w:pPr>
      <w:r w:rsidDel="00000000" w:rsidR="00000000" w:rsidRPr="00000000">
        <w:rPr>
          <w:sz w:val="24"/>
          <w:szCs w:val="24"/>
          <w:rtl w:val="0"/>
        </w:rPr>
        <w:t xml:space="preserve">• Implement regional language translation (Kannada, Hindi).</w:t>
      </w:r>
    </w:p>
    <w:p w:rsidR="00000000" w:rsidDel="00000000" w:rsidP="00000000" w:rsidRDefault="00000000" w:rsidRPr="00000000" w14:paraId="000001CF">
      <w:pPr>
        <w:tabs>
          <w:tab w:val="left" w:leader="none" w:pos="1440"/>
        </w:tabs>
        <w:spacing w:before="365" w:lineRule="auto"/>
        <w:ind w:left="1440" w:firstLine="0"/>
        <w:rPr>
          <w:sz w:val="24"/>
          <w:szCs w:val="24"/>
        </w:rPr>
      </w:pPr>
      <w:r w:rsidDel="00000000" w:rsidR="00000000" w:rsidRPr="00000000">
        <w:rPr>
          <w:sz w:val="24"/>
          <w:szCs w:val="24"/>
          <w:rtl w:val="0"/>
        </w:rPr>
        <w:t xml:space="preserve">• Build admin panel for managing agricultural data.</w:t>
      </w:r>
    </w:p>
    <w:p w:rsidR="00000000" w:rsidDel="00000000" w:rsidP="00000000" w:rsidRDefault="00000000" w:rsidRPr="00000000" w14:paraId="000001D0">
      <w:pPr>
        <w:tabs>
          <w:tab w:val="left" w:leader="none" w:pos="1440"/>
        </w:tabs>
        <w:spacing w:before="365" w:lineRule="auto"/>
        <w:ind w:left="1440" w:firstLine="0"/>
        <w:rPr>
          <w:sz w:val="24"/>
          <w:szCs w:val="24"/>
        </w:rPr>
      </w:pPr>
      <w:r w:rsidDel="00000000" w:rsidR="00000000" w:rsidRPr="00000000">
        <w:rPr>
          <w:sz w:val="24"/>
          <w:szCs w:val="24"/>
          <w:rtl w:val="0"/>
        </w:rPr>
        <w:t xml:space="preserve">• Introduce automated tests (unit + API + UI).</w:t>
      </w:r>
    </w:p>
    <w:p w:rsidR="00000000" w:rsidDel="00000000" w:rsidP="00000000" w:rsidRDefault="00000000" w:rsidRPr="00000000" w14:paraId="000001D1">
      <w:pPr>
        <w:tabs>
          <w:tab w:val="left" w:leader="none" w:pos="1440"/>
        </w:tabs>
        <w:spacing w:before="365" w:lineRule="auto"/>
        <w:ind w:left="1440" w:firstLine="0"/>
        <w:rPr>
          <w:sz w:val="24"/>
          <w:szCs w:val="24"/>
        </w:rPr>
      </w:pPr>
      <w:r w:rsidDel="00000000" w:rsidR="00000000" w:rsidRPr="00000000">
        <w:rPr>
          <w:sz w:val="24"/>
          <w:szCs w:val="24"/>
          <w:rtl w:val="0"/>
        </w:rPr>
        <w:t xml:space="preserve">• Deploy to cloud with CI/CD pipeline.</w:t>
      </w:r>
    </w:p>
    <w:p w:rsidR="00000000" w:rsidDel="00000000" w:rsidP="00000000" w:rsidRDefault="00000000" w:rsidRPr="00000000" w14:paraId="000001D2">
      <w:pPr>
        <w:tabs>
          <w:tab w:val="left" w:leader="none" w:pos="1440"/>
        </w:tabs>
        <w:spacing w:before="365" w:lineRule="auto"/>
        <w:ind w:left="1440" w:firstLine="0"/>
        <w:rPr>
          <w:sz w:val="24"/>
          <w:szCs w:val="24"/>
        </w:rPr>
      </w:pPr>
      <w:r w:rsidDel="00000000" w:rsidR="00000000" w:rsidRPr="00000000">
        <w:rPr>
          <w:sz w:val="24"/>
          <w:szCs w:val="24"/>
          <w:rtl w:val="0"/>
        </w:rPr>
        <w:t xml:space="preserve">• Enhance chatbot using NLP model and contextual memory.</w:t>
      </w:r>
    </w:p>
    <w:p w:rsidR="00000000" w:rsidDel="00000000" w:rsidP="00000000" w:rsidRDefault="00000000" w:rsidRPr="00000000" w14:paraId="000001D3">
      <w:pPr>
        <w:tabs>
          <w:tab w:val="left" w:leader="none" w:pos="1440"/>
        </w:tabs>
        <w:spacing w:before="365" w:lineRule="auto"/>
        <w:ind w:left="1440" w:firstLine="0"/>
        <w:rPr>
          <w:sz w:val="24"/>
          <w:szCs w:val="24"/>
        </w:rPr>
      </w:pPr>
      <w:r w:rsidDel="00000000" w:rsidR="00000000" w:rsidRPr="00000000">
        <w:rPr>
          <w:rtl w:val="0"/>
        </w:rPr>
      </w:r>
    </w:p>
    <w:p w:rsidR="00000000" w:rsidDel="00000000" w:rsidP="00000000" w:rsidRDefault="00000000" w:rsidRPr="00000000" w14:paraId="000001D4">
      <w:pPr>
        <w:tabs>
          <w:tab w:val="left" w:leader="none" w:pos="1440"/>
        </w:tabs>
        <w:spacing w:before="365" w:lineRule="auto"/>
        <w:ind w:left="1440" w:firstLine="0"/>
        <w:rPr>
          <w:b w:val="1"/>
          <w:bCs w:val="1"/>
          <w:sz w:val="24"/>
          <w:szCs w:val="24"/>
        </w:rPr>
      </w:pPr>
      <w:r w:rsidDel="00000000" w:rsidR="00000000" w:rsidRPr="00000000">
        <w:rPr>
          <w:b w:val="1"/>
          <w:bCs w:val="1"/>
          <w:sz w:val="24"/>
          <w:szCs w:val="24"/>
          <w:rtl w:val="0"/>
        </w:rPr>
        <w:t xml:space="preserve">Research directions:</w:t>
      </w:r>
    </w:p>
    <w:p w:rsidR="00000000" w:rsidDel="00000000" w:rsidP="00000000" w:rsidRDefault="00000000" w:rsidRPr="00000000" w14:paraId="000001D5">
      <w:pPr>
        <w:tabs>
          <w:tab w:val="left" w:leader="none" w:pos="1440"/>
        </w:tabs>
        <w:spacing w:before="365" w:lineRule="auto"/>
        <w:ind w:left="1440" w:firstLine="0"/>
        <w:rPr>
          <w:sz w:val="24"/>
          <w:szCs w:val="24"/>
        </w:rPr>
      </w:pPr>
      <w:r w:rsidDel="00000000" w:rsidR="00000000" w:rsidRPr="00000000">
        <w:rPr>
          <w:sz w:val="24"/>
          <w:szCs w:val="24"/>
          <w:rtl w:val="0"/>
        </w:rPr>
        <w:t xml:space="preserve">• Intent classification for multilingual farming queries.</w:t>
      </w:r>
    </w:p>
    <w:p w:rsidR="00000000" w:rsidDel="00000000" w:rsidP="00000000" w:rsidRDefault="00000000" w:rsidRPr="00000000" w14:paraId="000001D6">
      <w:pPr>
        <w:tabs>
          <w:tab w:val="left" w:leader="none" w:pos="1440"/>
        </w:tabs>
        <w:spacing w:before="365" w:lineRule="auto"/>
        <w:ind w:left="1440" w:firstLine="0"/>
        <w:rPr>
          <w:sz w:val="24"/>
          <w:szCs w:val="24"/>
        </w:rPr>
      </w:pPr>
      <w:r w:rsidDel="00000000" w:rsidR="00000000" w:rsidRPr="00000000">
        <w:rPr>
          <w:sz w:val="24"/>
          <w:szCs w:val="24"/>
          <w:rtl w:val="0"/>
        </w:rPr>
        <w:t xml:space="preserve">• Hybrid rule-based + ML chatbot architecture for rural users.</w:t>
      </w:r>
    </w:p>
    <w:p w:rsidR="00000000" w:rsidDel="00000000" w:rsidP="00000000" w:rsidRDefault="00000000" w:rsidRPr="00000000" w14:paraId="000001D7">
      <w:pPr>
        <w:tabs>
          <w:tab w:val="left" w:leader="none" w:pos="1440"/>
        </w:tabs>
        <w:spacing w:before="365" w:lineRule="auto"/>
        <w:ind w:left="1440" w:firstLine="0"/>
        <w:rPr>
          <w:sz w:val="24"/>
          <w:szCs w:val="24"/>
        </w:rPr>
      </w:pPr>
      <w:r w:rsidDel="00000000" w:rsidR="00000000" w:rsidRPr="00000000">
        <w:rPr>
          <w:sz w:val="24"/>
          <w:szCs w:val="24"/>
          <w:rtl w:val="0"/>
        </w:rPr>
        <w:t xml:space="preserve">• Integration of computer vision for disease detection via user uploads.</w:t>
      </w:r>
    </w:p>
    <w:p w:rsidR="00000000" w:rsidDel="00000000" w:rsidP="00000000" w:rsidRDefault="00000000" w:rsidRPr="00000000" w14:paraId="000001D8">
      <w:pPr>
        <w:tabs>
          <w:tab w:val="left" w:leader="none" w:pos="1439"/>
        </w:tabs>
        <w:ind w:left="1440" w:firstLine="0"/>
        <w:rPr/>
      </w:pPr>
      <w:r w:rsidDel="00000000" w:rsidR="00000000" w:rsidRPr="00000000">
        <w:rPr>
          <w:rtl w:val="0"/>
        </w:rPr>
      </w:r>
    </w:p>
    <w:p w:rsidR="00000000" w:rsidDel="00000000" w:rsidP="00000000" w:rsidRDefault="00000000" w:rsidRPr="00000000" w14:paraId="000001D9">
      <w:pPr>
        <w:tabs>
          <w:tab w:val="left" w:leader="none" w:pos="1439"/>
        </w:tabs>
        <w:ind w:left="1440" w:firstLine="0"/>
        <w:rPr/>
      </w:pPr>
      <w:r w:rsidDel="00000000" w:rsidR="00000000" w:rsidRPr="00000000">
        <w:rPr>
          <w:rtl w:val="0"/>
        </w:rPr>
      </w:r>
    </w:p>
    <w:p w:rsidR="00000000" w:rsidDel="00000000" w:rsidP="00000000" w:rsidRDefault="00000000" w:rsidRPr="00000000" w14:paraId="000001DA">
      <w:pPr>
        <w:tabs>
          <w:tab w:val="left" w:leader="none" w:pos="1439"/>
        </w:tabs>
        <w:ind w:left="1440" w:firstLine="0"/>
        <w:rPr/>
      </w:pPr>
      <w:r w:rsidDel="00000000" w:rsidR="00000000" w:rsidRPr="00000000">
        <w:rPr>
          <w:rtl w:val="0"/>
        </w:rPr>
      </w:r>
    </w:p>
    <w:p w:rsidR="00000000" w:rsidDel="00000000" w:rsidP="00000000" w:rsidRDefault="00000000" w:rsidRPr="00000000" w14:paraId="000001DB">
      <w:pPr>
        <w:tabs>
          <w:tab w:val="left" w:leader="none" w:pos="1439"/>
        </w:tabs>
        <w:ind w:left="1440" w:firstLine="0"/>
        <w:rPr/>
      </w:pPr>
      <w:r w:rsidDel="00000000" w:rsidR="00000000" w:rsidRPr="00000000">
        <w:rPr>
          <w:rtl w:val="0"/>
        </w:rPr>
      </w:r>
    </w:p>
    <w:p w:rsidR="00000000" w:rsidDel="00000000" w:rsidP="00000000" w:rsidRDefault="00000000" w:rsidRPr="00000000" w14:paraId="000001DC">
      <w:pPr>
        <w:tabs>
          <w:tab w:val="left" w:leader="none" w:pos="1439"/>
        </w:tabs>
        <w:ind w:left="1440" w:firstLine="0"/>
        <w:rPr/>
      </w:pPr>
      <w:r w:rsidDel="00000000" w:rsidR="00000000" w:rsidRPr="00000000">
        <w:rPr>
          <w:rtl w:val="0"/>
        </w:rPr>
      </w:r>
    </w:p>
    <w:p w:rsidR="00000000" w:rsidDel="00000000" w:rsidP="00000000" w:rsidRDefault="00000000" w:rsidRPr="00000000" w14:paraId="000001DD">
      <w:pPr>
        <w:tabs>
          <w:tab w:val="left" w:leader="none" w:pos="1439"/>
        </w:tabs>
        <w:ind w:left="1440" w:firstLine="0"/>
        <w:rPr/>
      </w:pPr>
      <w:r w:rsidDel="00000000" w:rsidR="00000000" w:rsidRPr="00000000">
        <w:rPr>
          <w:rtl w:val="0"/>
        </w:rPr>
      </w:r>
    </w:p>
    <w:p w:rsidR="00000000" w:rsidDel="00000000" w:rsidP="00000000" w:rsidRDefault="00000000" w:rsidRPr="00000000" w14:paraId="000001DE">
      <w:pPr>
        <w:tabs>
          <w:tab w:val="left" w:leader="none" w:pos="1439"/>
        </w:tabs>
        <w:ind w:left="1440" w:firstLine="0"/>
        <w:rPr/>
      </w:pPr>
      <w:r w:rsidDel="00000000" w:rsidR="00000000" w:rsidRPr="00000000">
        <w:rPr>
          <w:rtl w:val="0"/>
        </w:rPr>
      </w:r>
    </w:p>
    <w:p w:rsidR="00000000" w:rsidDel="00000000" w:rsidP="00000000" w:rsidRDefault="00000000" w:rsidRPr="00000000" w14:paraId="000001DF">
      <w:pPr>
        <w:tabs>
          <w:tab w:val="left" w:leader="none" w:pos="1439"/>
        </w:tabs>
        <w:ind w:left="1440" w:firstLine="0"/>
        <w:rPr/>
      </w:pPr>
      <w:r w:rsidDel="00000000" w:rsidR="00000000" w:rsidRPr="00000000">
        <w:rPr>
          <w:rtl w:val="0"/>
        </w:rPr>
      </w:r>
    </w:p>
    <w:p w:rsidR="00000000" w:rsidDel="00000000" w:rsidP="00000000" w:rsidRDefault="00000000" w:rsidRPr="00000000" w14:paraId="000001E0">
      <w:pPr>
        <w:tabs>
          <w:tab w:val="left" w:leader="none" w:pos="1439"/>
        </w:tabs>
        <w:ind w:left="1440" w:firstLine="0"/>
        <w:rPr/>
      </w:pPr>
      <w:r w:rsidDel="00000000" w:rsidR="00000000" w:rsidRPr="00000000">
        <w:rPr>
          <w:rtl w:val="0"/>
        </w:rPr>
      </w:r>
    </w:p>
    <w:p w:rsidR="00000000" w:rsidDel="00000000" w:rsidP="00000000" w:rsidRDefault="00000000" w:rsidRPr="00000000" w14:paraId="000001E1">
      <w:pPr>
        <w:tabs>
          <w:tab w:val="left" w:leader="none" w:pos="1439"/>
        </w:tabs>
        <w:ind w:left="1440" w:firstLine="0"/>
        <w:rPr/>
      </w:pPr>
      <w:r w:rsidDel="00000000" w:rsidR="00000000" w:rsidRPr="00000000">
        <w:rPr>
          <w:rtl w:val="0"/>
        </w:rPr>
      </w:r>
    </w:p>
    <w:p w:rsidR="00000000" w:rsidDel="00000000" w:rsidP="00000000" w:rsidRDefault="00000000" w:rsidRPr="00000000" w14:paraId="000001E2">
      <w:pPr>
        <w:tabs>
          <w:tab w:val="left" w:leader="none" w:pos="1439"/>
        </w:tabs>
        <w:ind w:left="1440" w:firstLine="0"/>
        <w:rPr/>
      </w:pPr>
      <w:r w:rsidDel="00000000" w:rsidR="00000000" w:rsidRPr="00000000">
        <w:rPr>
          <w:rtl w:val="0"/>
        </w:rPr>
      </w:r>
    </w:p>
    <w:p w:rsidR="00000000" w:rsidDel="00000000" w:rsidP="00000000" w:rsidRDefault="00000000" w:rsidRPr="00000000" w14:paraId="000001E3">
      <w:pPr>
        <w:tabs>
          <w:tab w:val="left" w:leader="none" w:pos="1439"/>
        </w:tabs>
        <w:ind w:left="1440" w:firstLine="0"/>
        <w:rPr/>
      </w:pPr>
      <w:r w:rsidDel="00000000" w:rsidR="00000000" w:rsidRPr="00000000">
        <w:rPr>
          <w:rtl w:val="0"/>
        </w:rPr>
      </w:r>
    </w:p>
    <w:p w:rsidR="00000000" w:rsidDel="00000000" w:rsidP="00000000" w:rsidRDefault="00000000" w:rsidRPr="00000000" w14:paraId="000001E4">
      <w:pPr>
        <w:tabs>
          <w:tab w:val="left" w:leader="none" w:pos="1439"/>
        </w:tabs>
        <w:ind w:left="1440" w:firstLine="0"/>
        <w:rPr/>
      </w:pPr>
      <w:r w:rsidDel="00000000" w:rsidR="00000000" w:rsidRPr="00000000">
        <w:rPr>
          <w:rtl w:val="0"/>
        </w:rPr>
      </w:r>
    </w:p>
    <w:p w:rsidR="00000000" w:rsidDel="00000000" w:rsidP="00000000" w:rsidRDefault="00000000" w:rsidRPr="00000000" w14:paraId="000001E5">
      <w:pPr>
        <w:tabs>
          <w:tab w:val="left" w:leader="none" w:pos="1439"/>
        </w:tabs>
        <w:ind w:left="1440" w:firstLine="0"/>
        <w:rPr/>
      </w:pPr>
      <w:r w:rsidDel="00000000" w:rsidR="00000000" w:rsidRPr="00000000">
        <w:rPr>
          <w:rtl w:val="0"/>
        </w:rPr>
      </w:r>
    </w:p>
    <w:p w:rsidR="00000000" w:rsidDel="00000000" w:rsidP="00000000" w:rsidRDefault="00000000" w:rsidRPr="00000000" w14:paraId="000001E6">
      <w:pPr>
        <w:pStyle w:val="Heading1"/>
        <w:numPr>
          <w:ilvl w:val="0"/>
          <w:numId w:val="19"/>
        </w:numPr>
        <w:tabs>
          <w:tab w:val="left" w:leader="none" w:pos="1439"/>
        </w:tabs>
        <w:spacing w:after="0" w:before="171" w:line="240" w:lineRule="auto"/>
        <w:ind w:left="1439" w:right="0" w:hanging="359.00000000000006"/>
        <w:jc w:val="left"/>
        <w:rPr/>
      </w:pPr>
      <w:bookmarkStart w:colFirst="0" w:colLast="0" w:name="_sx66g62rwxbz" w:id="19"/>
      <w:bookmarkEnd w:id="19"/>
      <w:r w:rsidDel="00000000" w:rsidR="00000000" w:rsidRPr="00000000">
        <w:rPr>
          <w:sz w:val="36"/>
          <w:szCs w:val="36"/>
          <w:rtl w:val="0"/>
        </w:rPr>
        <w:t xml:space="preserve">References</w:t>
      </w:r>
      <w:r w:rsidDel="00000000" w:rsidR="00000000" w:rsidRPr="00000000">
        <w:rPr>
          <w:rtl w:val="0"/>
        </w:rPr>
      </w:r>
    </w:p>
    <w:p w:rsidR="00000000" w:rsidDel="00000000" w:rsidP="00000000" w:rsidRDefault="00000000" w:rsidRPr="00000000" w14:paraId="000001E7">
      <w:pPr>
        <w:tabs>
          <w:tab w:val="left" w:leader="none" w:pos="1439"/>
        </w:tabs>
        <w:ind w:left="0" w:firstLine="0"/>
        <w:rPr/>
      </w:pPr>
      <w:r w:rsidDel="00000000" w:rsidR="00000000" w:rsidRPr="00000000">
        <w:rPr>
          <w:rtl w:val="0"/>
        </w:rPr>
      </w:r>
    </w:p>
    <w:p w:rsidR="00000000" w:rsidDel="00000000" w:rsidP="00000000" w:rsidRDefault="00000000" w:rsidRPr="00000000" w14:paraId="000001E8">
      <w:pPr>
        <w:tabs>
          <w:tab w:val="left" w:leader="none" w:pos="1439"/>
        </w:tabs>
        <w:ind w:left="0" w:firstLine="0"/>
        <w:rPr/>
      </w:pPr>
      <w:r w:rsidDel="00000000" w:rsidR="00000000" w:rsidRPr="00000000">
        <w:rPr>
          <w:rtl w:val="0"/>
        </w:rPr>
      </w:r>
    </w:p>
    <w:p w:rsidR="00000000" w:rsidDel="00000000" w:rsidP="00000000" w:rsidRDefault="00000000" w:rsidRPr="00000000" w14:paraId="000001E9">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Python Software Foundation. Python Documentation. </w:t>
      </w:r>
      <w:hyperlink r:id="rId18">
        <w:r w:rsidDel="00000000" w:rsidR="00000000" w:rsidRPr="00000000">
          <w:rPr>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1EA">
      <w:pPr>
        <w:tabs>
          <w:tab w:val="left" w:leader="none" w:pos="2520"/>
        </w:tabs>
        <w:spacing w:before="186" w:lineRule="auto"/>
        <w:ind w:left="2880" w:firstLine="0"/>
        <w:rPr>
          <w:sz w:val="24"/>
          <w:szCs w:val="24"/>
        </w:rPr>
      </w:pPr>
      <w:r w:rsidDel="00000000" w:rsidR="00000000" w:rsidRPr="00000000">
        <w:rPr>
          <w:rtl w:val="0"/>
        </w:rPr>
      </w:r>
    </w:p>
    <w:p w:rsidR="00000000" w:rsidDel="00000000" w:rsidP="00000000" w:rsidRDefault="00000000" w:rsidRPr="00000000" w14:paraId="000001EB">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MDN Web Docs. HTML, CSS, JavaScript, Fetch API. </w:t>
      </w:r>
      <w:hyperlink r:id="rId19">
        <w:r w:rsidDel="00000000" w:rsidR="00000000" w:rsidRPr="00000000">
          <w:rPr>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1EC">
      <w:pPr>
        <w:tabs>
          <w:tab w:val="left" w:leader="none" w:pos="2520"/>
        </w:tabs>
        <w:spacing w:before="186" w:lineRule="auto"/>
        <w:ind w:left="2880" w:firstLine="0"/>
        <w:rPr>
          <w:sz w:val="24"/>
          <w:szCs w:val="24"/>
        </w:rPr>
      </w:pPr>
      <w:r w:rsidDel="00000000" w:rsidR="00000000" w:rsidRPr="00000000">
        <w:rPr>
          <w:rtl w:val="0"/>
        </w:rPr>
      </w:r>
    </w:p>
    <w:p w:rsidR="00000000" w:rsidDel="00000000" w:rsidP="00000000" w:rsidRDefault="00000000" w:rsidRPr="00000000" w14:paraId="000001ED">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Fielding, R. Architectural Styles and the Design of Network-based Software Architectures (REST principles).</w:t>
      </w:r>
    </w:p>
    <w:p w:rsidR="00000000" w:rsidDel="00000000" w:rsidP="00000000" w:rsidRDefault="00000000" w:rsidRPr="00000000" w14:paraId="000001EE">
      <w:pPr>
        <w:tabs>
          <w:tab w:val="left" w:leader="none" w:pos="2520"/>
        </w:tabs>
        <w:spacing w:before="186" w:lineRule="auto"/>
        <w:ind w:left="2880" w:firstLine="0"/>
        <w:rPr>
          <w:sz w:val="24"/>
          <w:szCs w:val="24"/>
        </w:rPr>
      </w:pPr>
      <w:r w:rsidDel="00000000" w:rsidR="00000000" w:rsidRPr="00000000">
        <w:rPr>
          <w:rtl w:val="0"/>
        </w:rPr>
      </w:r>
    </w:p>
    <w:p w:rsidR="00000000" w:rsidDel="00000000" w:rsidP="00000000" w:rsidRDefault="00000000" w:rsidRPr="00000000" w14:paraId="000001EF">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JSON.org. Introducing JSON. </w:t>
      </w:r>
      <w:hyperlink r:id="rId20">
        <w:r w:rsidDel="00000000" w:rsidR="00000000" w:rsidRPr="00000000">
          <w:rPr>
            <w:color w:val="1155cc"/>
            <w:sz w:val="24"/>
            <w:szCs w:val="24"/>
            <w:u w:val="single"/>
            <w:rtl w:val="0"/>
          </w:rPr>
          <w:t xml:space="preserve">https://www.json.org/</w:t>
        </w:r>
      </w:hyperlink>
      <w:r w:rsidDel="00000000" w:rsidR="00000000" w:rsidRPr="00000000">
        <w:rPr>
          <w:rtl w:val="0"/>
        </w:rPr>
      </w:r>
    </w:p>
    <w:p w:rsidR="00000000" w:rsidDel="00000000" w:rsidP="00000000" w:rsidRDefault="00000000" w:rsidRPr="00000000" w14:paraId="000001F0">
      <w:pPr>
        <w:tabs>
          <w:tab w:val="left" w:leader="none" w:pos="2520"/>
        </w:tabs>
        <w:spacing w:before="186" w:lineRule="auto"/>
        <w:ind w:left="2880" w:firstLine="0"/>
        <w:rPr>
          <w:sz w:val="24"/>
          <w:szCs w:val="24"/>
        </w:rPr>
      </w:pPr>
      <w:r w:rsidDel="00000000" w:rsidR="00000000" w:rsidRPr="00000000">
        <w:rPr>
          <w:rtl w:val="0"/>
        </w:rPr>
      </w:r>
    </w:p>
    <w:p w:rsidR="00000000" w:rsidDel="00000000" w:rsidP="00000000" w:rsidRDefault="00000000" w:rsidRPr="00000000" w14:paraId="000001F1">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 W3C. Web Standards Documentation. </w:t>
      </w:r>
      <w:hyperlink r:id="rId21">
        <w:r w:rsidDel="00000000" w:rsidR="00000000" w:rsidRPr="00000000">
          <w:rPr>
            <w:color w:val="1155cc"/>
            <w:sz w:val="24"/>
            <w:szCs w:val="24"/>
            <w:u w:val="single"/>
            <w:rtl w:val="0"/>
          </w:rPr>
          <w:t xml:space="preserve">https://www.w3.org/</w:t>
        </w:r>
      </w:hyperlink>
      <w:r w:rsidDel="00000000" w:rsidR="00000000" w:rsidRPr="00000000">
        <w:rPr>
          <w:rtl w:val="0"/>
        </w:rPr>
      </w:r>
    </w:p>
    <w:p w:rsidR="00000000" w:rsidDel="00000000" w:rsidP="00000000" w:rsidRDefault="00000000" w:rsidRPr="00000000" w14:paraId="000001F2">
      <w:pPr>
        <w:tabs>
          <w:tab w:val="left" w:leader="none" w:pos="2520"/>
        </w:tabs>
        <w:spacing w:before="186" w:lineRule="auto"/>
        <w:ind w:left="2880" w:firstLine="0"/>
        <w:rPr>
          <w:sz w:val="24"/>
          <w:szCs w:val="24"/>
        </w:rPr>
      </w:pPr>
      <w:r w:rsidDel="00000000" w:rsidR="00000000" w:rsidRPr="00000000">
        <w:rPr>
          <w:rtl w:val="0"/>
        </w:rPr>
      </w:r>
    </w:p>
    <w:p w:rsidR="00000000" w:rsidDel="00000000" w:rsidP="00000000" w:rsidRDefault="00000000" w:rsidRPr="00000000" w14:paraId="000001F3">
      <w:pPr>
        <w:numPr>
          <w:ilvl w:val="0"/>
          <w:numId w:val="14"/>
        </w:numPr>
        <w:tabs>
          <w:tab w:val="left" w:leader="none" w:pos="2520"/>
        </w:tabs>
        <w:spacing w:before="186" w:lineRule="auto"/>
        <w:ind w:left="2880" w:hanging="360"/>
        <w:rPr>
          <w:sz w:val="24"/>
          <w:szCs w:val="24"/>
        </w:rPr>
      </w:pPr>
      <w:r w:rsidDel="00000000" w:rsidR="00000000" w:rsidRPr="00000000">
        <w:rPr>
          <w:sz w:val="24"/>
          <w:szCs w:val="24"/>
          <w:rtl w:val="0"/>
        </w:rPr>
        <w:t xml:space="preserve"> Indian Council of Agricultural Research (ICAR). Crop Production Guide.</w:t>
      </w:r>
    </w:p>
    <w:p w:rsidR="00000000" w:rsidDel="00000000" w:rsidP="00000000" w:rsidRDefault="00000000" w:rsidRPr="00000000" w14:paraId="000001F4">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5">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6">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7">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8">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9">
      <w:pPr>
        <w:tabs>
          <w:tab w:val="left" w:leader="none" w:pos="1440"/>
        </w:tabs>
        <w:spacing w:before="365"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1FA">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1FB">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1FC">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1FD">
      <w:pPr>
        <w:tabs>
          <w:tab w:val="left" w:leader="none" w:pos="1439"/>
        </w:tabs>
        <w:ind w:left="0" w:firstLine="0"/>
        <w:rPr>
          <w:b w:val="1"/>
          <w:bCs w:val="1"/>
          <w:sz w:val="36"/>
          <w:szCs w:val="36"/>
        </w:rPr>
      </w:pPr>
      <w:r w:rsidDel="00000000" w:rsidR="00000000" w:rsidRPr="00000000">
        <w:rPr>
          <w:rtl w:val="0"/>
        </w:rPr>
      </w:r>
    </w:p>
    <w:p w:rsidR="00000000" w:rsidDel="00000000" w:rsidP="00000000" w:rsidRDefault="00000000" w:rsidRPr="00000000" w14:paraId="000001FE">
      <w:pPr>
        <w:pStyle w:val="Heading1"/>
        <w:numPr>
          <w:ilvl w:val="0"/>
          <w:numId w:val="19"/>
        </w:numPr>
        <w:tabs>
          <w:tab w:val="left" w:leader="none" w:pos="1439"/>
        </w:tabs>
        <w:spacing w:after="0" w:before="171" w:line="240" w:lineRule="auto"/>
        <w:ind w:left="1439" w:right="0" w:hanging="359.00000000000006"/>
        <w:jc w:val="left"/>
        <w:rPr/>
      </w:pPr>
      <w:bookmarkStart w:colFirst="0" w:colLast="0" w:name="_ie5lftw2pmqy" w:id="20"/>
      <w:bookmarkEnd w:id="20"/>
      <w:r w:rsidDel="00000000" w:rsidR="00000000" w:rsidRPr="00000000">
        <w:rPr>
          <w:b w:val="1"/>
          <w:bCs w:val="1"/>
          <w:sz w:val="36"/>
          <w:szCs w:val="36"/>
          <w:rtl w:val="0"/>
        </w:rPr>
        <w:t xml:space="preserve">Appendix</w:t>
      </w:r>
      <w:r w:rsidDel="00000000" w:rsidR="00000000" w:rsidRPr="00000000">
        <w:rPr>
          <w:rtl w:val="0"/>
        </w:rPr>
      </w:r>
    </w:p>
    <w:p w:rsidR="00000000" w:rsidDel="00000000" w:rsidP="00000000" w:rsidRDefault="00000000" w:rsidRPr="00000000" w14:paraId="000001FF">
      <w:pPr>
        <w:tabs>
          <w:tab w:val="left" w:leader="none" w:pos="1439"/>
        </w:tabs>
        <w:ind w:left="1440" w:firstLine="0"/>
        <w:rPr/>
      </w:pPr>
      <w:r w:rsidDel="00000000" w:rsidR="00000000" w:rsidRPr="00000000">
        <w:rPr>
          <w:rtl w:val="0"/>
        </w:rPr>
      </w:r>
    </w:p>
    <w:p w:rsidR="00000000" w:rsidDel="00000000" w:rsidP="00000000" w:rsidRDefault="00000000" w:rsidRPr="00000000" w14:paraId="00000200">
      <w:pPr>
        <w:numPr>
          <w:ilvl w:val="0"/>
          <w:numId w:val="17"/>
        </w:numPr>
        <w:tabs>
          <w:tab w:val="left" w:leader="none" w:pos="2520"/>
        </w:tabs>
        <w:spacing w:before="186" w:lineRule="auto"/>
        <w:ind w:left="720" w:hanging="360"/>
        <w:rPr>
          <w:b w:val="1"/>
          <w:bCs w:val="1"/>
          <w:sz w:val="24"/>
          <w:szCs w:val="24"/>
        </w:rPr>
      </w:pPr>
      <w:r w:rsidDel="00000000" w:rsidR="00000000" w:rsidRPr="00000000">
        <w:rPr>
          <w:b w:val="1"/>
          <w:bCs w:val="1"/>
          <w:sz w:val="24"/>
          <w:szCs w:val="24"/>
          <w:rtl w:val="0"/>
        </w:rPr>
        <w:t xml:space="preserve">Complete source file list:</w:t>
      </w:r>
      <w:r w:rsidDel="00000000" w:rsidR="00000000" w:rsidRPr="00000000">
        <w:rPr>
          <w:rtl w:val="0"/>
        </w:rPr>
      </w:r>
    </w:p>
    <w:p w:rsidR="00000000" w:rsidDel="00000000" w:rsidP="00000000" w:rsidRDefault="00000000" w:rsidRPr="00000000" w14:paraId="00000201">
      <w:pPr>
        <w:tabs>
          <w:tab w:val="left" w:leader="none" w:pos="2520"/>
        </w:tabs>
        <w:spacing w:before="186" w:lineRule="auto"/>
        <w:ind w:left="720" w:firstLine="0"/>
        <w:rPr>
          <w:sz w:val="24"/>
          <w:szCs w:val="24"/>
        </w:rPr>
      </w:pPr>
      <w:r w:rsidDel="00000000" w:rsidR="00000000" w:rsidRPr="00000000">
        <w:rPr>
          <w:sz w:val="24"/>
          <w:szCs w:val="24"/>
          <w:rtl w:val="0"/>
        </w:rPr>
        <w:t xml:space="preserve">• web_app.py</w:t>
      </w:r>
    </w:p>
    <w:p w:rsidR="00000000" w:rsidDel="00000000" w:rsidP="00000000" w:rsidRDefault="00000000" w:rsidRPr="00000000" w14:paraId="00000202">
      <w:pPr>
        <w:tabs>
          <w:tab w:val="left" w:leader="none" w:pos="2520"/>
        </w:tabs>
        <w:spacing w:before="186" w:lineRule="auto"/>
        <w:ind w:left="720" w:firstLine="0"/>
        <w:rPr>
          <w:sz w:val="24"/>
          <w:szCs w:val="24"/>
        </w:rPr>
      </w:pPr>
      <w:r w:rsidDel="00000000" w:rsidR="00000000" w:rsidRPr="00000000">
        <w:rPr>
          <w:sz w:val="24"/>
          <w:szCs w:val="24"/>
          <w:rtl w:val="0"/>
        </w:rPr>
        <w:t xml:space="preserve">• command_handler.py</w:t>
      </w:r>
    </w:p>
    <w:p w:rsidR="00000000" w:rsidDel="00000000" w:rsidP="00000000" w:rsidRDefault="00000000" w:rsidRPr="00000000" w14:paraId="00000203">
      <w:pPr>
        <w:tabs>
          <w:tab w:val="left" w:leader="none" w:pos="2520"/>
        </w:tabs>
        <w:spacing w:before="186" w:lineRule="auto"/>
        <w:ind w:left="720" w:firstLine="0"/>
        <w:rPr>
          <w:sz w:val="24"/>
          <w:szCs w:val="24"/>
        </w:rPr>
      </w:pPr>
      <w:r w:rsidDel="00000000" w:rsidR="00000000" w:rsidRPr="00000000">
        <w:rPr>
          <w:sz w:val="24"/>
          <w:szCs w:val="24"/>
          <w:rtl w:val="0"/>
        </w:rPr>
        <w:t xml:space="preserve"> • agriculture_data.py</w:t>
      </w:r>
    </w:p>
    <w:p w:rsidR="00000000" w:rsidDel="00000000" w:rsidP="00000000" w:rsidRDefault="00000000" w:rsidRPr="00000000" w14:paraId="00000204">
      <w:pPr>
        <w:tabs>
          <w:tab w:val="left" w:leader="none" w:pos="2520"/>
        </w:tabs>
        <w:spacing w:before="186" w:lineRule="auto"/>
        <w:ind w:left="720" w:firstLine="0"/>
        <w:rPr>
          <w:sz w:val="24"/>
          <w:szCs w:val="24"/>
        </w:rPr>
      </w:pP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utils.py</w:t>
        </w:r>
      </w:hyperlink>
      <w:r w:rsidDel="00000000" w:rsidR="00000000" w:rsidRPr="00000000">
        <w:rPr>
          <w:sz w:val="24"/>
          <w:szCs w:val="24"/>
          <w:rtl w:val="0"/>
        </w:rPr>
        <w:t xml:space="preserve"> </w:t>
      </w:r>
    </w:p>
    <w:p w:rsidR="00000000" w:rsidDel="00000000" w:rsidP="00000000" w:rsidRDefault="00000000" w:rsidRPr="00000000" w14:paraId="00000205">
      <w:pPr>
        <w:tabs>
          <w:tab w:val="left" w:leader="none" w:pos="2520"/>
        </w:tabs>
        <w:spacing w:before="186" w:lineRule="auto"/>
        <w:ind w:left="720" w:firstLine="0"/>
        <w:rPr>
          <w:sz w:val="24"/>
          <w:szCs w:val="24"/>
        </w:rPr>
      </w:pPr>
      <w:r w:rsidDel="00000000" w:rsidR="00000000" w:rsidRPr="00000000">
        <w:rPr>
          <w:sz w:val="24"/>
          <w:szCs w:val="24"/>
          <w:rtl w:val="0"/>
        </w:rPr>
        <w:t xml:space="preserve">• web/index.html</w:t>
      </w:r>
    </w:p>
    <w:p w:rsidR="00000000" w:rsidDel="00000000" w:rsidP="00000000" w:rsidRDefault="00000000" w:rsidRPr="00000000" w14:paraId="00000206">
      <w:pPr>
        <w:tabs>
          <w:tab w:val="left" w:leader="none" w:pos="2520"/>
        </w:tabs>
        <w:spacing w:before="186" w:lineRule="auto"/>
        <w:ind w:left="720" w:firstLine="0"/>
        <w:rPr>
          <w:sz w:val="24"/>
          <w:szCs w:val="24"/>
        </w:rPr>
      </w:pPr>
      <w:r w:rsidDel="00000000" w:rsidR="00000000" w:rsidRPr="00000000">
        <w:rPr>
          <w:sz w:val="24"/>
          <w:szCs w:val="24"/>
          <w:rtl w:val="0"/>
        </w:rPr>
        <w:t xml:space="preserve"> • web/app.js</w:t>
      </w:r>
    </w:p>
    <w:p w:rsidR="00000000" w:rsidDel="00000000" w:rsidP="00000000" w:rsidRDefault="00000000" w:rsidRPr="00000000" w14:paraId="00000207">
      <w:pPr>
        <w:tabs>
          <w:tab w:val="left" w:leader="none" w:pos="2520"/>
        </w:tabs>
        <w:spacing w:before="186" w:lineRule="auto"/>
        <w:ind w:left="720" w:firstLine="0"/>
        <w:rPr>
          <w:sz w:val="24"/>
          <w:szCs w:val="24"/>
        </w:rPr>
      </w:pPr>
      <w:r w:rsidDel="00000000" w:rsidR="00000000" w:rsidRPr="00000000">
        <w:rPr>
          <w:sz w:val="24"/>
          <w:szCs w:val="24"/>
          <w:rtl w:val="0"/>
        </w:rPr>
        <w:t xml:space="preserve"> • web/styles.css</w:t>
      </w:r>
    </w:p>
    <w:p w:rsidR="00000000" w:rsidDel="00000000" w:rsidP="00000000" w:rsidRDefault="00000000" w:rsidRPr="00000000" w14:paraId="00000208">
      <w:pPr>
        <w:tabs>
          <w:tab w:val="left" w:leader="none" w:pos="2520"/>
        </w:tabs>
        <w:spacing w:before="186" w:lineRule="auto"/>
        <w:ind w:left="720" w:firstLine="0"/>
        <w:rPr>
          <w:sz w:val="24"/>
          <w:szCs w:val="24"/>
        </w:rPr>
      </w:pPr>
      <w:r w:rsidDel="00000000" w:rsidR="00000000" w:rsidRPr="00000000">
        <w:rPr>
          <w:sz w:val="24"/>
          <w:szCs w:val="24"/>
          <w:rtl w:val="0"/>
        </w:rPr>
        <w:t xml:space="preserve"> • chatbot.py (optional CLI)</w:t>
      </w:r>
    </w:p>
    <w:p w:rsidR="00000000" w:rsidDel="00000000" w:rsidP="00000000" w:rsidRDefault="00000000" w:rsidRPr="00000000" w14:paraId="00000209">
      <w:pPr>
        <w:tabs>
          <w:tab w:val="left" w:leader="none" w:pos="2520"/>
        </w:tabs>
        <w:spacing w:before="186" w:lineRule="auto"/>
        <w:rPr>
          <w:sz w:val="24"/>
          <w:szCs w:val="24"/>
        </w:rPr>
      </w:pPr>
      <w:r w:rsidDel="00000000" w:rsidR="00000000" w:rsidRPr="00000000">
        <w:rPr>
          <w:rtl w:val="0"/>
        </w:rPr>
      </w:r>
    </w:p>
    <w:p w:rsidR="00000000" w:rsidDel="00000000" w:rsidP="00000000" w:rsidRDefault="00000000" w:rsidRPr="00000000" w14:paraId="0000020A">
      <w:pPr>
        <w:tabs>
          <w:tab w:val="left" w:leader="none" w:pos="2520"/>
        </w:tabs>
        <w:spacing w:before="186" w:lineRule="auto"/>
        <w:rPr>
          <w:b w:val="1"/>
          <w:bCs w:val="1"/>
          <w:sz w:val="24"/>
          <w:szCs w:val="24"/>
        </w:rPr>
      </w:pPr>
      <w:r w:rsidDel="00000000" w:rsidR="00000000" w:rsidRPr="00000000">
        <w:rPr>
          <w:sz w:val="32"/>
          <w:szCs w:val="32"/>
          <w:rtl w:val="0"/>
        </w:rPr>
        <w:t xml:space="preserve">  </w:t>
      </w:r>
      <w:r w:rsidDel="00000000" w:rsidR="00000000" w:rsidRPr="00000000">
        <w:rPr>
          <w:sz w:val="38"/>
          <w:szCs w:val="38"/>
          <w:rtl w:val="0"/>
        </w:rPr>
        <w:t xml:space="preserve">• </w:t>
      </w:r>
      <w:r w:rsidDel="00000000" w:rsidR="00000000" w:rsidRPr="00000000">
        <w:rPr>
          <w:b w:val="1"/>
          <w:bCs w:val="1"/>
          <w:sz w:val="24"/>
          <w:szCs w:val="24"/>
          <w:rtl w:val="0"/>
        </w:rPr>
        <w:t xml:space="preserve">API request/response samples:</w:t>
      </w:r>
    </w:p>
    <w:p w:rsidR="00000000" w:rsidDel="00000000" w:rsidP="00000000" w:rsidRDefault="00000000" w:rsidRPr="00000000" w14:paraId="0000020B">
      <w:pPr>
        <w:tabs>
          <w:tab w:val="left" w:leader="none" w:pos="2520"/>
        </w:tabs>
        <w:spacing w:before="186" w:lineRule="auto"/>
        <w:rPr>
          <w:sz w:val="24"/>
          <w:szCs w:val="24"/>
        </w:rPr>
      </w:pPr>
      <w:r w:rsidDel="00000000" w:rsidR="00000000" w:rsidRPr="00000000">
        <w:rPr>
          <w:sz w:val="24"/>
          <w:szCs w:val="24"/>
          <w:rtl w:val="0"/>
        </w:rPr>
        <w:t xml:space="preserve">         • GET `/api/welcome` response</w:t>
      </w:r>
    </w:p>
    <w:p w:rsidR="00000000" w:rsidDel="00000000" w:rsidP="00000000" w:rsidRDefault="00000000" w:rsidRPr="00000000" w14:paraId="0000020C">
      <w:pPr>
        <w:tabs>
          <w:tab w:val="left" w:leader="none" w:pos="2520"/>
        </w:tabs>
        <w:spacing w:before="186" w:lineRule="auto"/>
        <w:rPr>
          <w:sz w:val="24"/>
          <w:szCs w:val="24"/>
        </w:rPr>
      </w:pPr>
      <w:r w:rsidDel="00000000" w:rsidR="00000000" w:rsidRPr="00000000">
        <w:rPr>
          <w:sz w:val="24"/>
          <w:szCs w:val="24"/>
          <w:rtl w:val="0"/>
        </w:rPr>
        <w:t xml:space="preserve">         • POST `/api/chat` payload and response</w:t>
      </w:r>
    </w:p>
    <w:p w:rsidR="00000000" w:rsidDel="00000000" w:rsidP="00000000" w:rsidRDefault="00000000" w:rsidRPr="00000000" w14:paraId="0000020D">
      <w:pPr>
        <w:tabs>
          <w:tab w:val="left" w:leader="none" w:pos="2520"/>
        </w:tabs>
        <w:spacing w:before="186" w:lineRule="auto"/>
        <w:rPr>
          <w:sz w:val="24"/>
          <w:szCs w:val="24"/>
        </w:rPr>
      </w:pPr>
      <w:r w:rsidDel="00000000" w:rsidR="00000000" w:rsidRPr="00000000">
        <w:rPr>
          <w:rtl w:val="0"/>
        </w:rPr>
      </w:r>
    </w:p>
    <w:p w:rsidR="00000000" w:rsidDel="00000000" w:rsidP="00000000" w:rsidRDefault="00000000" w:rsidRPr="00000000" w14:paraId="0000020E">
      <w:pPr>
        <w:tabs>
          <w:tab w:val="left" w:leader="none" w:pos="2520"/>
        </w:tabs>
        <w:spacing w:before="186" w:lineRule="auto"/>
        <w:rPr>
          <w:sz w:val="24"/>
          <w:szCs w:val="24"/>
        </w:rPr>
      </w:pPr>
      <w:r w:rsidDel="00000000" w:rsidR="00000000" w:rsidRPr="00000000">
        <w:rPr>
          <w:sz w:val="24"/>
          <w:szCs w:val="24"/>
          <w:rtl w:val="0"/>
        </w:rPr>
        <w:t xml:space="preserve">  </w:t>
      </w:r>
      <w:r w:rsidDel="00000000" w:rsidR="00000000" w:rsidRPr="00000000">
        <w:rPr>
          <w:sz w:val="32"/>
          <w:szCs w:val="32"/>
          <w:rtl w:val="0"/>
        </w:rPr>
        <w:t xml:space="preserve">• </w:t>
      </w:r>
      <w:r w:rsidDel="00000000" w:rsidR="00000000" w:rsidRPr="00000000">
        <w:rPr>
          <w:sz w:val="24"/>
          <w:szCs w:val="24"/>
          <w:rtl w:val="0"/>
        </w:rPr>
        <w:t xml:space="preserve">Test case checklist and outcomes</w:t>
      </w:r>
    </w:p>
    <w:p w:rsidR="00000000" w:rsidDel="00000000" w:rsidP="00000000" w:rsidRDefault="00000000" w:rsidRPr="00000000" w14:paraId="0000020F">
      <w:pPr>
        <w:tabs>
          <w:tab w:val="left" w:leader="none" w:pos="2520"/>
        </w:tabs>
        <w:spacing w:before="186" w:lineRule="auto"/>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sz w:val="24"/>
          <w:szCs w:val="24"/>
          <w:rtl w:val="0"/>
        </w:rPr>
        <w:t xml:space="preserve">Setup and run instructions</w:t>
      </w:r>
    </w:p>
    <w:p w:rsidR="00000000" w:rsidDel="00000000" w:rsidP="00000000" w:rsidRDefault="00000000" w:rsidRPr="00000000" w14:paraId="00000210">
      <w:pPr>
        <w:tabs>
          <w:tab w:val="left" w:leader="none" w:pos="2520"/>
        </w:tabs>
        <w:spacing w:before="186" w:lineRule="auto"/>
        <w:rPr>
          <w:sz w:val="24"/>
          <w:szCs w:val="24"/>
        </w:rPr>
      </w:pPr>
      <w:r w:rsidDel="00000000" w:rsidR="00000000" w:rsidRPr="00000000">
        <w:rPr>
          <w:sz w:val="24"/>
          <w:szCs w:val="24"/>
          <w:rtl w:val="0"/>
        </w:rPr>
        <w:t xml:space="preserve">  </w:t>
      </w:r>
      <w:r w:rsidDel="00000000" w:rsidR="00000000" w:rsidRPr="00000000">
        <w:rPr>
          <w:sz w:val="32"/>
          <w:szCs w:val="32"/>
          <w:rtl w:val="0"/>
        </w:rPr>
        <w:t xml:space="preserve">• </w:t>
      </w:r>
      <w:r w:rsidDel="00000000" w:rsidR="00000000" w:rsidRPr="00000000">
        <w:rPr>
          <w:sz w:val="24"/>
          <w:szCs w:val="24"/>
          <w:rtl w:val="0"/>
        </w:rPr>
        <w:t xml:space="preserve">Known issues and workaround notes</w:t>
      </w:r>
    </w:p>
    <w:p w:rsidR="00000000" w:rsidDel="00000000" w:rsidP="00000000" w:rsidRDefault="00000000" w:rsidRPr="00000000" w14:paraId="00000211">
      <w:pPr>
        <w:tabs>
          <w:tab w:val="left" w:leader="none" w:pos="2520"/>
        </w:tabs>
        <w:spacing w:before="186" w:lineRule="auto"/>
        <w:rPr>
          <w:sz w:val="24"/>
          <w:szCs w:val="24"/>
        </w:rPr>
      </w:pPr>
      <w:r w:rsidDel="00000000" w:rsidR="00000000" w:rsidRPr="00000000">
        <w:rPr>
          <w:sz w:val="24"/>
          <w:szCs w:val="24"/>
          <w:rtl w:val="0"/>
        </w:rPr>
        <w:t xml:space="preserve">  </w:t>
      </w:r>
      <w:r w:rsidDel="00000000" w:rsidR="00000000" w:rsidRPr="00000000">
        <w:rPr>
          <w:sz w:val="34"/>
          <w:szCs w:val="34"/>
          <w:rtl w:val="0"/>
        </w:rPr>
        <w:t xml:space="preserve">• </w:t>
      </w:r>
      <w:r w:rsidDel="00000000" w:rsidR="00000000" w:rsidRPr="00000000">
        <w:rPr>
          <w:sz w:val="24"/>
          <w:szCs w:val="24"/>
          <w:rtl w:val="0"/>
        </w:rPr>
        <w:t xml:space="preserve">Change log from CLI version to website version</w:t>
      </w:r>
    </w:p>
    <w:p w:rsidR="00000000" w:rsidDel="00000000" w:rsidP="00000000" w:rsidRDefault="00000000" w:rsidRPr="00000000" w14:paraId="00000212">
      <w:pPr>
        <w:tabs>
          <w:tab w:val="left" w:leader="none" w:pos="1439"/>
        </w:tabs>
        <w:ind w:left="1440" w:firstLine="0"/>
        <w:rPr/>
      </w:pPr>
      <w:r w:rsidDel="00000000" w:rsidR="00000000" w:rsidRPr="00000000">
        <w:rPr>
          <w:rtl w:val="0"/>
        </w:rPr>
      </w:r>
    </w:p>
    <w:p w:rsidR="00000000" w:rsidDel="00000000" w:rsidP="00000000" w:rsidRDefault="00000000" w:rsidRPr="00000000" w14:paraId="00000213">
      <w:pPr>
        <w:tabs>
          <w:tab w:val="left" w:leader="none" w:pos="1439"/>
        </w:tabs>
        <w:rPr/>
      </w:pPr>
      <w:r w:rsidDel="00000000" w:rsidR="00000000" w:rsidRPr="00000000">
        <w:rPr>
          <w:rtl w:val="0"/>
        </w:rPr>
      </w:r>
    </w:p>
    <w:p w:rsidR="00000000" w:rsidDel="00000000" w:rsidP="00000000" w:rsidRDefault="00000000" w:rsidRPr="00000000" w14:paraId="00000214">
      <w:pPr>
        <w:tabs>
          <w:tab w:val="left" w:leader="none" w:pos="1439"/>
        </w:tabs>
        <w:rPr/>
      </w:pPr>
      <w:r w:rsidDel="00000000" w:rsidR="00000000" w:rsidRPr="00000000">
        <w:rPr>
          <w:rtl w:val="0"/>
        </w:rPr>
      </w:r>
    </w:p>
    <w:p w:rsidR="00000000" w:rsidDel="00000000" w:rsidP="00000000" w:rsidRDefault="00000000" w:rsidRPr="00000000" w14:paraId="00000215">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16">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17">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18">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19">
      <w:pPr>
        <w:tabs>
          <w:tab w:val="left" w:leader="none" w:pos="2520"/>
        </w:tabs>
        <w:spacing w:before="186" w:lineRule="auto"/>
        <w:rPr/>
      </w:pPr>
      <w:r w:rsidDel="00000000" w:rsidR="00000000" w:rsidRPr="00000000">
        <w:rPr>
          <w:rtl w:val="0"/>
        </w:rPr>
      </w:r>
    </w:p>
    <w:p w:rsidR="00000000" w:rsidDel="00000000" w:rsidP="00000000" w:rsidRDefault="00000000" w:rsidRPr="00000000" w14:paraId="0000021A">
      <w:pPr>
        <w:tabs>
          <w:tab w:val="left" w:leader="none" w:pos="1440"/>
        </w:tabs>
        <w:spacing w:before="365" w:lineRule="auto"/>
        <w:ind w:left="0" w:firstLine="0"/>
        <w:rPr>
          <w:b w:val="1"/>
          <w:bCs w:val="1"/>
          <w:sz w:val="32"/>
          <w:szCs w:val="32"/>
        </w:rPr>
      </w:pPr>
      <w:r w:rsidDel="00000000" w:rsidR="00000000" w:rsidRPr="00000000">
        <w:rPr>
          <w:b w:val="1"/>
          <w:bCs w:val="1"/>
          <w:sz w:val="32"/>
          <w:szCs w:val="32"/>
          <w:rtl w:val="0"/>
        </w:rPr>
        <w:t xml:space="preserve">        8.1 weekly report</w:t>
      </w:r>
    </w:p>
    <w:p w:rsidR="00000000" w:rsidDel="00000000" w:rsidP="00000000" w:rsidRDefault="00000000" w:rsidRPr="00000000" w14:paraId="0000021B">
      <w:pPr>
        <w:tabs>
          <w:tab w:val="left" w:leader="none" w:pos="1440"/>
        </w:tabs>
        <w:spacing w:before="365"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21C">
      <w:pPr>
        <w:tabs>
          <w:tab w:val="left" w:leader="none" w:pos="1440"/>
        </w:tabs>
        <w:spacing w:before="365" w:lineRule="auto"/>
        <w:ind w:left="0" w:firstLine="0"/>
        <w:jc w:val="center"/>
        <w:rPr>
          <w:sz w:val="24"/>
          <w:szCs w:val="24"/>
        </w:rPr>
      </w:pPr>
      <w:r w:rsidDel="00000000" w:rsidR="00000000" w:rsidRPr="00000000">
        <w:rPr>
          <w:sz w:val="24"/>
          <w:szCs w:val="24"/>
          <w:rtl w:val="0"/>
        </w:rPr>
        <w:t xml:space="preserve">            Weekly project report for week commencing 02 march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365"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left"/>
        <w:rPr>
          <w:smallCaps w:val="0"/>
          <w:strike w:val="0"/>
          <w:color w:val="000000"/>
          <w:u w:val="none"/>
          <w:shd w:fill="auto" w:val="clear"/>
          <w:vertAlign w:val="baseline"/>
        </w:rPr>
        <w:sectPr>
          <w:type w:val="nextPage"/>
          <w:pgSz w:h="15840" w:w="12240" w:orient="portrait"/>
          <w:pgMar w:bottom="1020" w:top="1820" w:left="720" w:right="360" w:header="806" w:footer="747"/>
        </w:sectPr>
      </w:pPr>
      <w:r w:rsidDel="00000000" w:rsidR="00000000" w:rsidRPr="00000000">
        <w:rPr>
          <w:rtl w:val="0"/>
        </w:rPr>
        <w:t xml:space="preserve">                        </w:t>
      </w:r>
      <w:r w:rsidDel="00000000" w:rsidR="00000000" w:rsidRPr="00000000">
        <w:rPr/>
        <w:drawing>
          <wp:inline distB="114300" distT="114300" distL="114300" distR="114300">
            <wp:extent cx="5558220" cy="6297345"/>
            <wp:effectExtent b="0" l="0" r="0" t="0"/>
            <wp:docPr id="44" name="image22.jpg"/>
            <a:graphic>
              <a:graphicData uri="http://schemas.openxmlformats.org/drawingml/2006/picture">
                <pic:pic>
                  <pic:nvPicPr>
                    <pic:cNvPr id="0" name="image22.jpg"/>
                    <pic:cNvPicPr preferRelativeResize="0"/>
                  </pic:nvPicPr>
                  <pic:blipFill>
                    <a:blip r:embed="rId23"/>
                    <a:srcRect b="11214" l="8820" r="5525" t="2863"/>
                    <a:stretch>
                      <a:fillRect/>
                    </a:stretch>
                  </pic:blipFill>
                  <pic:spPr>
                    <a:xfrm>
                      <a:off x="0" y="0"/>
                      <a:ext cx="5558220" cy="629734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2"/>
        <w:tabs>
          <w:tab w:val="left" w:leader="none" w:pos="1800"/>
        </w:tabs>
        <w:spacing w:after="0" w:before="167" w:line="240" w:lineRule="auto"/>
        <w:ind w:left="1183"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1020" w:top="1820" w:left="720" w:right="360" w:header="806" w:footer="747"/>
        </w:sectPr>
      </w:pPr>
      <w:r w:rsidDel="00000000" w:rsidR="00000000" w:rsidRPr="00000000">
        <w:rPr>
          <w:sz w:val="20"/>
          <w:szCs w:val="20"/>
        </w:rPr>
        <w:drawing>
          <wp:inline distB="114300" distT="114300" distL="114300" distR="114300">
            <wp:extent cx="5900738" cy="5972175"/>
            <wp:effectExtent b="0" l="0" r="0" t="0"/>
            <wp:docPr id="43" name="image24.jpg"/>
            <a:graphic>
              <a:graphicData uri="http://schemas.openxmlformats.org/drawingml/2006/picture">
                <pic:pic>
                  <pic:nvPicPr>
                    <pic:cNvPr id="0" name="image24.jpg"/>
                    <pic:cNvPicPr preferRelativeResize="0"/>
                  </pic:nvPicPr>
                  <pic:blipFill>
                    <a:blip r:embed="rId24"/>
                    <a:srcRect b="6428" l="5801" r="6354" t="4000"/>
                    <a:stretch>
                      <a:fillRect/>
                    </a:stretch>
                  </pic:blipFill>
                  <pic:spPr>
                    <a:xfrm>
                      <a:off x="0" y="0"/>
                      <a:ext cx="5900738"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tabs>
          <w:tab w:val="left" w:leader="none" w:pos="1440"/>
        </w:tabs>
        <w:spacing w:before="365" w:lineRule="auto"/>
        <w:jc w:val="center"/>
        <w:rPr>
          <w:sz w:val="24"/>
          <w:szCs w:val="24"/>
        </w:rPr>
      </w:pPr>
      <w:r w:rsidDel="00000000" w:rsidR="00000000" w:rsidRPr="00000000">
        <w:rPr>
          <w:sz w:val="24"/>
          <w:szCs w:val="24"/>
          <w:rtl w:val="0"/>
        </w:rPr>
        <w:t xml:space="preserve">     Weekly project report for week commencing 09 march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 w:right="0" w:firstLine="0"/>
        <w:jc w:val="left"/>
        <w:rPr>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 w:right="0" w:firstLine="0"/>
        <w:jc w:val="left"/>
        <w:rPr>
          <w:sz w:val="20"/>
          <w:szCs w:val="20"/>
        </w:rPr>
        <w:sectPr>
          <w:type w:val="nextPage"/>
          <w:pgSz w:h="15840" w:w="12240" w:orient="portrait"/>
          <w:pgMar w:bottom="940" w:top="1820" w:left="720" w:right="360" w:header="806" w:footer="747"/>
        </w:sect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361052" cy="6901898"/>
            <wp:effectExtent b="0" l="0" r="0" t="0"/>
            <wp:docPr id="45" name="image9.jpg"/>
            <a:graphic>
              <a:graphicData uri="http://schemas.openxmlformats.org/drawingml/2006/picture">
                <pic:pic>
                  <pic:nvPicPr>
                    <pic:cNvPr id="0" name="image9.jpg"/>
                    <pic:cNvPicPr preferRelativeResize="0"/>
                  </pic:nvPicPr>
                  <pic:blipFill>
                    <a:blip r:embed="rId25"/>
                    <a:srcRect b="11113" l="3443" r="2034" t="5242"/>
                    <a:stretch>
                      <a:fillRect/>
                    </a:stretch>
                  </pic:blipFill>
                  <pic:spPr>
                    <a:xfrm>
                      <a:off x="0" y="0"/>
                      <a:ext cx="5361052" cy="690189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13"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1281429" cy="340969"/>
                    </a:xfrm>
                    <a:prstGeom prst="rect"/>
                    <a:ln/>
                  </pic:spPr>
                </pic:pic>
              </a:graphicData>
            </a:graphic>
          </wp:anchor>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tabs>
          <w:tab w:val="left" w:leader="none" w:pos="2520"/>
        </w:tabs>
        <w:jc w:val="right"/>
        <w:rPr>
          <w:smallCaps w:val="0"/>
          <w:strike w:val="0"/>
          <w:color w:val="000000"/>
          <w:u w:val="none"/>
          <w:shd w:fill="auto" w:val="clear"/>
          <w:vertAlign w:val="baseline"/>
        </w:rPr>
      </w:pPr>
      <w:r w:rsidDel="00000000" w:rsidR="00000000" w:rsidRPr="00000000">
        <w:rPr>
          <w:sz w:val="24"/>
          <w:szCs w:val="24"/>
        </w:rPr>
        <w:drawing>
          <wp:inline distB="114300" distT="114300" distL="114300" distR="114300">
            <wp:extent cx="6119813" cy="6334125"/>
            <wp:effectExtent b="0" l="0" r="0" t="0"/>
            <wp:docPr id="47" name="image26.jpg"/>
            <a:graphic>
              <a:graphicData uri="http://schemas.openxmlformats.org/drawingml/2006/picture">
                <pic:pic>
                  <pic:nvPicPr>
                    <pic:cNvPr id="0" name="image26.jpg"/>
                    <pic:cNvPicPr preferRelativeResize="0"/>
                  </pic:nvPicPr>
                  <pic:blipFill>
                    <a:blip r:embed="rId27"/>
                    <a:srcRect b="-8075" l="0" r="-4803" t="0"/>
                    <a:stretch>
                      <a:fillRect/>
                    </a:stretch>
                  </pic:blipFill>
                  <pic:spPr>
                    <a:xfrm>
                      <a:off x="0" y="0"/>
                      <a:ext cx="6119813"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28" w:type="default"/>
          <w:footerReference r:id="rId29" w:type="default"/>
          <w:type w:val="nextPage"/>
          <w:pgSz w:h="15840" w:w="12240" w:orient="portrait"/>
          <w:pgMar w:bottom="940" w:top="1820" w:left="720" w:right="360" w:header="806" w:footer="747"/>
        </w:sect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sz w:val="26"/>
          <w:szCs w:val="26"/>
          <w:rtl w:val="0"/>
        </w:rPr>
        <w:t xml:space="preserve">   Weekly project report for week commencing 16 march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5472113" cy="6781800"/>
            <wp:effectExtent b="0" l="0" r="0" t="0"/>
            <wp:docPr id="46"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5472113"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sectPr>
          <w:headerReference r:id="rId32" w:type="default"/>
          <w:footerReference r:id="rId33" w:type="default"/>
          <w:type w:val="nextPage"/>
          <w:pgSz w:h="15840" w:w="12240" w:orient="portrait"/>
          <w:pgMar w:bottom="580" w:top="1820" w:left="720" w:right="360" w:header="806" w:footer="397"/>
        </w:sect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36"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1281429" cy="340969"/>
                    </a:xfrm>
                    <a:prstGeom prst="rect"/>
                    <a:ln/>
                  </pic:spPr>
                </pic:pic>
              </a:graphicData>
            </a:graphic>
          </wp:anchor>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40" w:top="1820" w:left="720" w:right="360" w:header="806" w:footer="397"/>
        </w:sectPr>
      </w:pPr>
      <w:r w:rsidDel="00000000" w:rsidR="00000000" w:rsidRPr="00000000">
        <w:rPr>
          <w:sz w:val="24"/>
          <w:szCs w:val="24"/>
        </w:rPr>
        <w:drawing>
          <wp:inline distB="114300" distT="114300" distL="114300" distR="114300">
            <wp:extent cx="5343525" cy="6524625"/>
            <wp:effectExtent b="0" l="0" r="0" t="0"/>
            <wp:docPr id="48"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5343525" cy="65246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3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rtl w:val="0"/>
        </w:rPr>
        <w:t xml:space="preserve">                                                   </w:t>
      </w:r>
      <w:r w:rsidDel="00000000" w:rsidR="00000000" w:rsidRPr="00000000">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3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sz w:val="26"/>
          <w:szCs w:val="26"/>
          <w:rtl w:val="0"/>
        </w:rPr>
        <w:t xml:space="preserve">   Weekly project report for week commencing 24 march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0"/>
        <w:jc w:val="left"/>
        <w:rPr>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0"/>
        <w:jc w:val="left"/>
        <w:rPr>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0"/>
        <w:jc w:val="left"/>
        <w:rPr>
          <w:sz w:val="20"/>
          <w:szCs w:val="20"/>
        </w:rPr>
        <w:sectPr>
          <w:type w:val="nextPage"/>
          <w:pgSz w:h="15840" w:w="12240" w:orient="portrait"/>
          <w:pgMar w:bottom="940" w:top="1820" w:left="720" w:right="360" w:header="806" w:footer="397"/>
        </w:sectPr>
      </w:pPr>
      <w:r w:rsidDel="00000000" w:rsidR="00000000" w:rsidRPr="00000000">
        <w:rPr>
          <w:sz w:val="20"/>
          <w:szCs w:val="20"/>
        </w:rPr>
        <w:drawing>
          <wp:inline distB="114300" distT="114300" distL="114300" distR="114300">
            <wp:extent cx="5548313" cy="7136278"/>
            <wp:effectExtent b="0" l="0" r="0" t="0"/>
            <wp:docPr id="49" name="image13.jpg"/>
            <a:graphic>
              <a:graphicData uri="http://schemas.openxmlformats.org/drawingml/2006/picture">
                <pic:pic>
                  <pic:nvPicPr>
                    <pic:cNvPr id="0" name="image13.jpg"/>
                    <pic:cNvPicPr preferRelativeResize="0"/>
                  </pic:nvPicPr>
                  <pic:blipFill>
                    <a:blip r:embed="rId35"/>
                    <a:srcRect b="0" l="0" r="0" t="0"/>
                    <a:stretch>
                      <a:fillRect/>
                    </a:stretch>
                  </pic:blipFill>
                  <pic:spPr>
                    <a:xfrm>
                      <a:off x="0" y="0"/>
                      <a:ext cx="5548313" cy="713627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3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1281429" cy="340969"/>
                    </a:xfrm>
                    <a:prstGeom prst="rect"/>
                    <a:ln/>
                  </pic:spPr>
                </pic:pic>
              </a:graphicData>
            </a:graphic>
          </wp:anchor>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40" w:top="1820" w:left="720" w:right="360" w:header="806" w:footer="397"/>
        </w:sectPr>
      </w:pPr>
      <w:r w:rsidDel="00000000" w:rsidR="00000000" w:rsidRPr="00000000">
        <w:rPr>
          <w:sz w:val="24"/>
          <w:szCs w:val="24"/>
        </w:rPr>
        <w:drawing>
          <wp:inline distB="114300" distT="114300" distL="114300" distR="114300">
            <wp:extent cx="5295900" cy="6124575"/>
            <wp:effectExtent b="0" l="0" r="0" t="0"/>
            <wp:docPr id="50" name="image35.jpg"/>
            <a:graphic>
              <a:graphicData uri="http://schemas.openxmlformats.org/drawingml/2006/picture">
                <pic:pic>
                  <pic:nvPicPr>
                    <pic:cNvPr id="0" name="image35.jpg"/>
                    <pic:cNvPicPr preferRelativeResize="0"/>
                  </pic:nvPicPr>
                  <pic:blipFill>
                    <a:blip r:embed="rId36"/>
                    <a:srcRect b="0" l="0" r="0" t="0"/>
                    <a:stretch>
                      <a:fillRect/>
                    </a:stretch>
                  </pic:blipFill>
                  <pic:spPr>
                    <a:xfrm>
                      <a:off x="0" y="0"/>
                      <a:ext cx="52959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rPr>
          <w:sz w:val="26"/>
          <w:szCs w:val="26"/>
        </w:rPr>
      </w:pPr>
      <w:r w:rsidDel="00000000" w:rsidR="00000000" w:rsidRPr="00000000">
        <w:rPr>
          <w:rtl w:val="0"/>
        </w:rPr>
        <w:t xml:space="preserve">                                                   </w:t>
      </w:r>
      <w:r w:rsidDel="00000000" w:rsidR="00000000" w:rsidRPr="00000000">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sz w:val="26"/>
          <w:szCs w:val="26"/>
          <w:rtl w:val="0"/>
        </w:rPr>
        <w:t xml:space="preserve">   Weekly project report for week commencing 30 march </w:t>
      </w:r>
    </w:p>
    <w:p w:rsidR="00000000" w:rsidDel="00000000" w:rsidP="00000000" w:rsidRDefault="00000000" w:rsidRPr="00000000" w14:paraId="00000245">
      <w:pPr>
        <w:rPr>
          <w:sz w:val="26"/>
          <w:szCs w:val="26"/>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 w:right="0" w:firstLine="0"/>
        <w:jc w:val="left"/>
        <w:rPr>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 w:right="0" w:firstLine="0"/>
        <w:jc w:val="left"/>
        <w:rPr>
          <w:sz w:val="20"/>
          <w:szCs w:val="20"/>
        </w:rPr>
        <w:sectPr>
          <w:type w:val="nextPage"/>
          <w:pgSz w:h="15840" w:w="12240" w:orient="portrait"/>
          <w:pgMar w:bottom="940" w:top="1820" w:left="720" w:right="360" w:header="806" w:footer="397"/>
        </w:sectPr>
      </w:pPr>
      <w:r w:rsidDel="00000000" w:rsidR="00000000" w:rsidRPr="00000000">
        <w:rPr>
          <w:sz w:val="20"/>
          <w:szCs w:val="20"/>
        </w:rPr>
        <w:drawing>
          <wp:inline distB="114300" distT="114300" distL="114300" distR="114300">
            <wp:extent cx="5740931" cy="7199313"/>
            <wp:effectExtent b="0" l="0" r="0" t="0"/>
            <wp:docPr id="27"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5740931" cy="719931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20"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1281429" cy="340969"/>
                    </a:xfrm>
                    <a:prstGeom prst="rect"/>
                    <a:ln/>
                  </pic:spPr>
                </pic:pic>
              </a:graphicData>
            </a:graphic>
          </wp:anchor>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2520" w:right="0" w:firstLine="0"/>
        <w:jc w:val="left"/>
        <w:rPr>
          <w:smallCaps w:val="0"/>
          <w:strike w:val="0"/>
          <w:color w:val="000000"/>
          <w:u w:val="none"/>
          <w:shd w:fill="auto" w:val="clear"/>
          <w:vertAlign w:val="baseline"/>
        </w:rPr>
      </w:pPr>
      <w:r w:rsidDel="00000000" w:rsidR="00000000" w:rsidRPr="00000000">
        <w:rPr>
          <w:sz w:val="24"/>
          <w:szCs w:val="24"/>
        </w:rPr>
        <w:drawing>
          <wp:inline distB="114300" distT="114300" distL="114300" distR="114300">
            <wp:extent cx="5379800" cy="6189663"/>
            <wp:effectExtent b="0" l="0" r="0" t="0"/>
            <wp:docPr id="28" name="image16.jpg"/>
            <a:graphic>
              <a:graphicData uri="http://schemas.openxmlformats.org/drawingml/2006/picture">
                <pic:pic>
                  <pic:nvPicPr>
                    <pic:cNvPr id="0" name="image16.jpg"/>
                    <pic:cNvPicPr preferRelativeResize="0"/>
                  </pic:nvPicPr>
                  <pic:blipFill>
                    <a:blip r:embed="rId38"/>
                    <a:srcRect b="0" l="0" r="0" t="0"/>
                    <a:stretch>
                      <a:fillRect/>
                    </a:stretch>
                  </pic:blipFill>
                  <pic:spPr>
                    <a:xfrm>
                      <a:off x="0" y="0"/>
                      <a:ext cx="5379800" cy="6189663"/>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40" w:top="1820" w:left="720" w:right="360" w:header="806" w:footer="397"/>
        </w:sect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rPr>
          <w:ins w:author="Aswanth Mo" w:id="0" w:date="2026-04-27T08:51:32Z"/>
          <w:sz w:val="26"/>
          <w:szCs w:val="26"/>
        </w:rPr>
      </w:pPr>
      <w:r w:rsidDel="00000000" w:rsidR="00000000" w:rsidRPr="00000000">
        <w:rPr>
          <w:rtl w:val="0"/>
        </w:rPr>
        <w:t xml:space="preserve">                                                   </w:t>
      </w:r>
      <w:r w:rsidDel="00000000" w:rsidR="00000000" w:rsidRPr="00000000">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sz w:val="26"/>
          <w:szCs w:val="26"/>
          <w:rtl w:val="0"/>
        </w:rPr>
        <w:t xml:space="preserve">   Weekly project report for week commencing 6 April </w:t>
      </w:r>
      <w:ins w:author="Aswanth Mo" w:id="0" w:date="2026-04-27T08:51:32Z">
        <w:r w:rsidDel="00000000" w:rsidR="00000000" w:rsidRPr="00000000">
          <w:rPr>
            <w:rtl w:val="0"/>
          </w:rPr>
        </w:r>
      </w:ins>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40" w:top="1820" w:left="720" w:right="360" w:header="806" w:footer="397"/>
        </w:sectPr>
      </w:pPr>
      <w:r w:rsidDel="00000000" w:rsidR="00000000" w:rsidRPr="00000000">
        <w:rPr>
          <w:sz w:val="20"/>
          <w:szCs w:val="20"/>
        </w:rPr>
        <w:drawing>
          <wp:inline distB="114300" distT="114300" distL="114300" distR="114300">
            <wp:extent cx="5410200" cy="6902503"/>
            <wp:effectExtent b="0" l="0" r="0" t="0"/>
            <wp:docPr id="30" name="image14.jpg"/>
            <a:graphic>
              <a:graphicData uri="http://schemas.openxmlformats.org/drawingml/2006/picture">
                <pic:pic>
                  <pic:nvPicPr>
                    <pic:cNvPr id="0" name="image14.jpg"/>
                    <pic:cNvPicPr preferRelativeResize="0"/>
                  </pic:nvPicPr>
                  <pic:blipFill>
                    <a:blip r:embed="rId39"/>
                    <a:srcRect b="1909" l="3827" r="1664" t="1554"/>
                    <a:stretch>
                      <a:fillRect/>
                    </a:stretch>
                  </pic:blipFill>
                  <pic:spPr>
                    <a:xfrm>
                      <a:off x="0" y="0"/>
                      <a:ext cx="5410200" cy="6902503"/>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224" w:line="240" w:lineRule="auto"/>
        <w:ind w:left="0" w:right="0" w:firstLine="0"/>
        <w:jc w:val="center"/>
        <w:rPr>
          <w:smallCaps w:val="0"/>
          <w:strike w:val="0"/>
          <w:color w:val="000000"/>
          <w:u w:val="none"/>
          <w:shd w:fill="auto" w:val="clear"/>
          <w:vertAlign w:val="baseline"/>
        </w:rPr>
      </w:pPr>
      <w:r w:rsidDel="00000000" w:rsidR="00000000" w:rsidRPr="00000000">
        <w:rPr/>
        <w:drawing>
          <wp:inline distB="114300" distT="114300" distL="114300" distR="114300">
            <wp:extent cx="5272088" cy="6475881"/>
            <wp:effectExtent b="0" l="0" r="0" t="0"/>
            <wp:docPr id="31"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5272088" cy="6475881"/>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41" w:type="default"/>
          <w:footerReference r:id="rId42" w:type="default"/>
          <w:type w:val="nextPage"/>
          <w:pgSz w:h="15840" w:w="12240" w:orient="portrait"/>
          <w:pgMar w:bottom="940" w:top="1820" w:left="720" w:right="360" w:header="806" w:footer="747"/>
        </w:sect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rPr>
          <w:sz w:val="26"/>
          <w:szCs w:val="26"/>
        </w:rPr>
      </w:pPr>
      <w:r w:rsidDel="00000000" w:rsidR="00000000" w:rsidRPr="00000000">
        <w:rPr>
          <w:rtl w:val="0"/>
        </w:rPr>
        <w:t xml:space="preserve">                                                   </w:t>
      </w:r>
      <w:r w:rsidDel="00000000" w:rsidR="00000000" w:rsidRPr="00000000">
        <w:rPr/>
        <w:drawing>
          <wp:anchor allowOverlap="1" behindDoc="0" distB="0" distT="0" distL="0" distR="0" hidden="0" layoutInCell="1" locked="0" relativeHeight="0" simplePos="0">
            <wp:simplePos x="0" y="0"/>
            <wp:positionH relativeFrom="page">
              <wp:posOffset>5921375</wp:posOffset>
            </wp:positionH>
            <wp:positionV relativeFrom="page">
              <wp:posOffset>691515</wp:posOffset>
            </wp:positionV>
            <wp:extent cx="1281429" cy="340995"/>
            <wp:effectExtent b="0" l="0" r="0" t="0"/>
            <wp:wrapNone/>
            <wp:docPr id="2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281429" cy="340995"/>
                    </a:xfrm>
                    <a:prstGeom prst="rect"/>
                    <a:ln/>
                  </pic:spPr>
                </pic:pic>
              </a:graphicData>
            </a:graphic>
          </wp:anchor>
        </w:drawing>
      </w:r>
      <w:r w:rsidDel="00000000" w:rsidR="00000000" w:rsidRPr="00000000">
        <w:rPr>
          <w:sz w:val="26"/>
          <w:szCs w:val="26"/>
          <w:rtl w:val="0"/>
        </w:rPr>
        <w:t xml:space="preserve">   Weekly project report for week commencing 13 April </w:t>
      </w:r>
    </w:p>
    <w:p w:rsidR="00000000" w:rsidDel="00000000" w:rsidP="00000000" w:rsidRDefault="00000000" w:rsidRPr="00000000" w14:paraId="0000025B">
      <w:pPr>
        <w:rPr>
          <w:sz w:val="26"/>
          <w:szCs w:val="26"/>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sz w:val="20"/>
          <w:szCs w:val="20"/>
        </w:rPr>
        <w:drawing>
          <wp:inline distB="114300" distT="114300" distL="114300" distR="114300">
            <wp:extent cx="5481638" cy="6812892"/>
            <wp:effectExtent b="0" l="0" r="0" t="0"/>
            <wp:docPr id="33" name="image28.jpg"/>
            <a:graphic>
              <a:graphicData uri="http://schemas.openxmlformats.org/drawingml/2006/picture">
                <pic:pic>
                  <pic:nvPicPr>
                    <pic:cNvPr id="0" name="image28.jpg"/>
                    <pic:cNvPicPr preferRelativeResize="0"/>
                  </pic:nvPicPr>
                  <pic:blipFill>
                    <a:blip r:embed="rId43"/>
                    <a:srcRect b="0" l="0" r="0" t="0"/>
                    <a:stretch>
                      <a:fillRect/>
                    </a:stretch>
                  </pic:blipFill>
                  <pic:spPr>
                    <a:xfrm>
                      <a:off x="0" y="0"/>
                      <a:ext cx="5481638" cy="681289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left"/>
        <w:rPr>
          <w:sz w:val="20"/>
          <w:szCs w:val="20"/>
        </w:rPr>
      </w:pPr>
      <w:r w:rsidDel="00000000" w:rsidR="00000000" w:rsidRPr="00000000">
        <w:rPr>
          <w:sz w:val="20"/>
          <w:szCs w:val="20"/>
        </w:rPr>
        <w:drawing>
          <wp:inline distB="114300" distT="114300" distL="114300" distR="114300">
            <wp:extent cx="5456040" cy="5840400"/>
            <wp:effectExtent b="0" l="0" r="0" t="0"/>
            <wp:docPr id="21" name="image6.jpg"/>
            <a:graphic>
              <a:graphicData uri="http://schemas.openxmlformats.org/drawingml/2006/picture">
                <pic:pic>
                  <pic:nvPicPr>
                    <pic:cNvPr id="0" name="image6.jpg"/>
                    <pic:cNvPicPr preferRelativeResize="0"/>
                  </pic:nvPicPr>
                  <pic:blipFill>
                    <a:blip r:embed="rId44"/>
                    <a:srcRect b="0" l="0" r="0" t="0"/>
                    <a:stretch>
                      <a:fillRect/>
                    </a:stretch>
                  </pic:blipFill>
                  <pic:spPr>
                    <a:xfrm>
                      <a:off x="0" y="0"/>
                      <a:ext cx="5456040" cy="5840400"/>
                    </a:xfrm>
                    <a:prstGeom prst="rect"/>
                    <a:ln/>
                  </pic:spPr>
                </pic:pic>
              </a:graphicData>
            </a:graphic>
          </wp:inline>
        </w:drawing>
      </w:r>
      <w:r w:rsidDel="00000000" w:rsidR="00000000" w:rsidRPr="00000000">
        <w:rPr>
          <w:rtl w:val="0"/>
        </w:rPr>
      </w:r>
    </w:p>
    <w:sectPr>
      <w:type w:val="nextPage"/>
      <w:pgSz w:h="15840" w:w="12240" w:orient="portrait"/>
      <w:pgMar w:bottom="940" w:top="1820" w:left="720" w:right="360" w:header="806" w:footer="74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YIASCM  |PROJECT 2026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6" name=""/>
              <a:graphic>
                <a:graphicData uri="http://schemas.microsoft.com/office/word/2010/wordprocessingShape">
                  <wps:wsp>
                    <wps:cNvSpPr/>
                    <wps:cNvPr id="7" name="Shape 7"/>
                    <wps:spPr>
                      <a:xfrm>
                        <a:off x="5166613" y="3626648"/>
                        <a:ext cx="358775" cy="306705"/>
                      </a:xfrm>
                      <a:custGeom>
                        <a:rect b="b" l="l" r="r" t="t"/>
                        <a:pathLst>
                          <a:path extrusionOk="0" h="306705" w="358775">
                            <a:moveTo>
                              <a:pt x="358444" y="0"/>
                            </a:moveTo>
                            <a:lnTo>
                              <a:pt x="0" y="0"/>
                            </a:lnTo>
                            <a:lnTo>
                              <a:pt x="0" y="306628"/>
                            </a:lnTo>
                            <a:lnTo>
                              <a:pt x="358444" y="306628"/>
                            </a:lnTo>
                            <a:lnTo>
                              <a:pt x="358444" y="0"/>
                            </a:lnTo>
                            <a:close/>
                          </a:path>
                        </a:pathLst>
                      </a:custGeom>
                      <a:solidFill>
                        <a:srgbClr val="EB7A2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87350" cy="3352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46165</wp:posOffset>
              </wp:positionH>
              <wp:positionV relativeFrom="paragraph">
                <wp:posOffset>9415718</wp:posOffset>
              </wp:positionV>
              <wp:extent cx="2916555" cy="535940"/>
              <wp:effectExtent b="0" l="0" r="0" t="0"/>
              <wp:wrapNone/>
              <wp:docPr id="7" name=""/>
              <a:graphic>
                <a:graphicData uri="http://schemas.microsoft.com/office/word/2010/wordprocessingShape">
                  <wps:wsp>
                    <wps:cNvSpPr/>
                    <wps:cNvPr id="8" name="Shape 8"/>
                    <wps:spPr>
                      <a:xfrm>
                        <a:off x="3902010" y="3526318"/>
                        <a:ext cx="2887980" cy="50736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YENEPOYA INSTITUTE OF ARTS, SCIENCE,</w:t>
                          </w:r>
                        </w:p>
                        <w:p w:rsidR="00000000" w:rsidDel="00000000" w:rsidP="00000000" w:rsidRDefault="00000000" w:rsidRPr="00000000">
                          <w:pPr>
                            <w:spacing w:after="0" w:before="0" w:line="240"/>
                            <w:ind w:left="20" w:right="88.99999618530273"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COMMERCE, AND MANAGEMENT | PROJECT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46165</wp:posOffset>
              </wp:positionH>
              <wp:positionV relativeFrom="paragraph">
                <wp:posOffset>9415718</wp:posOffset>
              </wp:positionV>
              <wp:extent cx="2916555" cy="535940"/>
              <wp:effectExtent b="0" l="0" r="0" t="0"/>
              <wp:wrapNone/>
              <wp:docPr id="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2916555" cy="535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6363398</wp:posOffset>
              </wp:positionH>
              <wp:positionV relativeFrom="paragraph">
                <wp:posOffset>9481247</wp:posOffset>
              </wp:positionV>
              <wp:extent cx="222885" cy="194310"/>
              <wp:effectExtent b="0" l="0" r="0" t="0"/>
              <wp:wrapNone/>
              <wp:docPr id="8" name=""/>
              <a:graphic>
                <a:graphicData uri="http://schemas.microsoft.com/office/word/2010/wordprocessingShape">
                  <wps:wsp>
                    <wps:cNvSpPr/>
                    <wps:cNvPr id="9" name="Shape 9"/>
                    <wps:spPr>
                      <a:xfrm>
                        <a:off x="5248845" y="3697133"/>
                        <a:ext cx="1943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 PAGE 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6363398</wp:posOffset>
              </wp:positionH>
              <wp:positionV relativeFrom="paragraph">
                <wp:posOffset>9481247</wp:posOffset>
              </wp:positionV>
              <wp:extent cx="222885" cy="194310"/>
              <wp:effectExtent b="0" l="0" r="0" t="0"/>
              <wp:wrapNone/>
              <wp:docPr id="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2288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9" name=""/>
              <a:graphic>
                <a:graphicData uri="http://schemas.microsoft.com/office/word/2010/wordprocessingShape">
                  <wps:wsp>
                    <wps:cNvSpPr/>
                    <wps:cNvPr id="10" name="Shape 10"/>
                    <wps:spPr>
                      <a:xfrm>
                        <a:off x="5166613" y="3626648"/>
                        <a:ext cx="358775" cy="306705"/>
                      </a:xfrm>
                      <a:custGeom>
                        <a:rect b="b" l="l" r="r" t="t"/>
                        <a:pathLst>
                          <a:path extrusionOk="0" h="306705" w="358775">
                            <a:moveTo>
                              <a:pt x="358444" y="0"/>
                            </a:moveTo>
                            <a:lnTo>
                              <a:pt x="0" y="0"/>
                            </a:lnTo>
                            <a:lnTo>
                              <a:pt x="0" y="306628"/>
                            </a:lnTo>
                            <a:lnTo>
                              <a:pt x="358444" y="306628"/>
                            </a:lnTo>
                            <a:lnTo>
                              <a:pt x="358444" y="0"/>
                            </a:lnTo>
                            <a:close/>
                          </a:path>
                        </a:pathLst>
                      </a:custGeom>
                      <a:solidFill>
                        <a:srgbClr val="EB7A2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9"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387350" cy="3352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46165</wp:posOffset>
              </wp:positionH>
              <wp:positionV relativeFrom="paragraph">
                <wp:posOffset>9415718</wp:posOffset>
              </wp:positionV>
              <wp:extent cx="2916555" cy="535940"/>
              <wp:effectExtent b="0" l="0" r="0" t="0"/>
              <wp:wrapNone/>
              <wp:docPr id="10" name=""/>
              <a:graphic>
                <a:graphicData uri="http://schemas.microsoft.com/office/word/2010/wordprocessingShape">
                  <wps:wsp>
                    <wps:cNvSpPr/>
                    <wps:cNvPr id="11" name="Shape 11"/>
                    <wps:spPr>
                      <a:xfrm>
                        <a:off x="3902010" y="3526318"/>
                        <a:ext cx="2887980" cy="50736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YENEPOYA INSTITUTE OF ARTS, SCIENCE,</w:t>
                          </w:r>
                        </w:p>
                        <w:p w:rsidR="00000000" w:rsidDel="00000000" w:rsidP="00000000" w:rsidRDefault="00000000" w:rsidRPr="00000000">
                          <w:pPr>
                            <w:spacing w:after="0" w:before="0" w:line="240"/>
                            <w:ind w:left="20" w:right="88.99999618530273"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COMMERCE, AND MANAGEMENT | PROJECT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46165</wp:posOffset>
              </wp:positionH>
              <wp:positionV relativeFrom="paragraph">
                <wp:posOffset>9415718</wp:posOffset>
              </wp:positionV>
              <wp:extent cx="2916555" cy="535940"/>
              <wp:effectExtent b="0" l="0" r="0" t="0"/>
              <wp:wrapNone/>
              <wp:docPr id="10"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2916555" cy="535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6363398</wp:posOffset>
              </wp:positionH>
              <wp:positionV relativeFrom="paragraph">
                <wp:posOffset>9481247</wp:posOffset>
              </wp:positionV>
              <wp:extent cx="260985" cy="194310"/>
              <wp:effectExtent b="0" l="0" r="0" t="0"/>
              <wp:wrapNone/>
              <wp:docPr id="1" name=""/>
              <a:graphic>
                <a:graphicData uri="http://schemas.microsoft.com/office/word/2010/wordprocessingShape">
                  <wps:wsp>
                    <wps:cNvSpPr/>
                    <wps:cNvPr id="2" name="Shape 2"/>
                    <wps:spPr>
                      <a:xfrm>
                        <a:off x="5229795" y="3697133"/>
                        <a:ext cx="23241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6363398</wp:posOffset>
              </wp:positionH>
              <wp:positionV relativeFrom="paragraph">
                <wp:posOffset>9481247</wp:posOffset>
              </wp:positionV>
              <wp:extent cx="260985" cy="19431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0985" cy="19431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49213</wp:posOffset>
              </wp:positionH>
              <wp:positionV relativeFrom="paragraph">
                <wp:posOffset>9461437</wp:posOffset>
              </wp:positionV>
              <wp:extent cx="2916555" cy="535940"/>
              <wp:effectExtent b="0" l="0" r="0" t="0"/>
              <wp:wrapNone/>
              <wp:docPr id="2" name=""/>
              <a:graphic>
                <a:graphicData uri="http://schemas.microsoft.com/office/word/2010/wordprocessingShape">
                  <wps:wsp>
                    <wps:cNvSpPr/>
                    <wps:cNvPr id="3" name="Shape 3"/>
                    <wps:spPr>
                      <a:xfrm>
                        <a:off x="3902010" y="3526318"/>
                        <a:ext cx="2887980" cy="50736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YENEPOYA INSTITUTE OF ARTS, SCIENCE,</w:t>
                          </w:r>
                        </w:p>
                        <w:p w:rsidR="00000000" w:rsidDel="00000000" w:rsidP="00000000" w:rsidRDefault="00000000" w:rsidRPr="00000000">
                          <w:pPr>
                            <w:spacing w:after="0" w:before="0" w:line="240"/>
                            <w:ind w:left="20" w:right="88.99999618530273"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COMMERCE, AND MANAGEMENT | PROJECT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49213</wp:posOffset>
              </wp:positionH>
              <wp:positionV relativeFrom="paragraph">
                <wp:posOffset>9461437</wp:posOffset>
              </wp:positionV>
              <wp:extent cx="2916555" cy="53594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16555" cy="5359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3" name=""/>
              <a:graphic>
                <a:graphicData uri="http://schemas.microsoft.com/office/word/2010/wordprocessingShape">
                  <wps:wsp>
                    <wps:cNvSpPr/>
                    <wps:cNvPr id="4" name="Shape 4"/>
                    <wps:spPr>
                      <a:xfrm>
                        <a:off x="5166613" y="3626648"/>
                        <a:ext cx="358775" cy="306705"/>
                      </a:xfrm>
                      <a:custGeom>
                        <a:rect b="b" l="l" r="r" t="t"/>
                        <a:pathLst>
                          <a:path extrusionOk="0" h="306705" w="358775">
                            <a:moveTo>
                              <a:pt x="358444" y="0"/>
                            </a:moveTo>
                            <a:lnTo>
                              <a:pt x="0" y="0"/>
                            </a:lnTo>
                            <a:lnTo>
                              <a:pt x="0" y="306628"/>
                            </a:lnTo>
                            <a:lnTo>
                              <a:pt x="358444" y="306628"/>
                            </a:lnTo>
                            <a:lnTo>
                              <a:pt x="358444" y="0"/>
                            </a:lnTo>
                            <a:close/>
                          </a:path>
                        </a:pathLst>
                      </a:custGeom>
                      <a:solidFill>
                        <a:srgbClr val="EB7A2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87350" cy="33528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4" name=""/>
              <a:graphic>
                <a:graphicData uri="http://schemas.microsoft.com/office/word/2010/wordprocessingShape">
                  <wps:wsp>
                    <wps:cNvSpPr/>
                    <wps:cNvPr id="5" name="Shape 5"/>
                    <wps:spPr>
                      <a:xfrm>
                        <a:off x="5166613" y="3626648"/>
                        <a:ext cx="358775" cy="306705"/>
                      </a:xfrm>
                      <a:custGeom>
                        <a:rect b="b" l="l" r="r" t="t"/>
                        <a:pathLst>
                          <a:path extrusionOk="0" h="306705" w="358775">
                            <a:moveTo>
                              <a:pt x="358444" y="0"/>
                            </a:moveTo>
                            <a:lnTo>
                              <a:pt x="0" y="0"/>
                            </a:lnTo>
                            <a:lnTo>
                              <a:pt x="0" y="306628"/>
                            </a:lnTo>
                            <a:lnTo>
                              <a:pt x="358444" y="306628"/>
                            </a:lnTo>
                            <a:lnTo>
                              <a:pt x="358444" y="0"/>
                            </a:lnTo>
                            <a:close/>
                          </a:path>
                        </a:pathLst>
                      </a:custGeom>
                      <a:solidFill>
                        <a:srgbClr val="EB7A2E"/>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6253797</wp:posOffset>
              </wp:positionH>
              <wp:positionV relativeFrom="paragraph">
                <wp:posOffset>9391969</wp:posOffset>
              </wp:positionV>
              <wp:extent cx="387350" cy="335280"/>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87350" cy="3352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49213</wp:posOffset>
              </wp:positionH>
              <wp:positionV relativeFrom="paragraph">
                <wp:posOffset>9461437</wp:posOffset>
              </wp:positionV>
              <wp:extent cx="2916555" cy="535940"/>
              <wp:effectExtent b="0" l="0" r="0" t="0"/>
              <wp:wrapNone/>
              <wp:docPr id="5" name=""/>
              <a:graphic>
                <a:graphicData uri="http://schemas.microsoft.com/office/word/2010/wordprocessingShape">
                  <wps:wsp>
                    <wps:cNvSpPr/>
                    <wps:cNvPr id="6" name="Shape 6"/>
                    <wps:spPr>
                      <a:xfrm>
                        <a:off x="3902010" y="3526318"/>
                        <a:ext cx="2887980" cy="50736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YENEPOYA INSTITUTE OF ARTS, SCIENCE,</w:t>
                          </w:r>
                        </w:p>
                        <w:p w:rsidR="00000000" w:rsidDel="00000000" w:rsidP="00000000" w:rsidRDefault="00000000" w:rsidRPr="00000000">
                          <w:pPr>
                            <w:spacing w:after="0" w:before="0" w:line="240"/>
                            <w:ind w:left="20" w:right="88.99999618530273"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COMMERCE, AND MANAGEMENT | PROJECT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49213</wp:posOffset>
              </wp:positionH>
              <wp:positionV relativeFrom="paragraph">
                <wp:posOffset>9461437</wp:posOffset>
              </wp:positionV>
              <wp:extent cx="2916555" cy="535940"/>
              <wp:effectExtent b="0" l="0" r="0" t="0"/>
              <wp:wrapNone/>
              <wp:docPr id="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916555" cy="5359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558165</wp:posOffset>
          </wp:positionH>
          <wp:positionV relativeFrom="page">
            <wp:posOffset>511809</wp:posOffset>
          </wp:positionV>
          <wp:extent cx="1819783" cy="650875"/>
          <wp:effectExtent b="0" l="0" r="0" t="0"/>
          <wp:wrapNone/>
          <wp:docPr id="1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19783" cy="65087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1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281429" cy="34096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558165</wp:posOffset>
          </wp:positionH>
          <wp:positionV relativeFrom="page">
            <wp:posOffset>511809</wp:posOffset>
          </wp:positionV>
          <wp:extent cx="1819783" cy="650875"/>
          <wp:effectExtent b="0" l="0" r="0" t="0"/>
          <wp:wrapNone/>
          <wp:docPr id="1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19783" cy="65087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558165</wp:posOffset>
          </wp:positionH>
          <wp:positionV relativeFrom="page">
            <wp:posOffset>511809</wp:posOffset>
          </wp:positionV>
          <wp:extent cx="1819783" cy="650875"/>
          <wp:effectExtent b="0" l="0" r="0" t="0"/>
          <wp:wrapNone/>
          <wp:docPr id="1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19783" cy="650875"/>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558165</wp:posOffset>
          </wp:positionH>
          <wp:positionV relativeFrom="page">
            <wp:posOffset>511809</wp:posOffset>
          </wp:positionV>
          <wp:extent cx="1819783" cy="650875"/>
          <wp:effectExtent b="0" l="0" r="0" t="0"/>
          <wp:wrapNone/>
          <wp:docPr id="1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819783" cy="650875"/>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5921375</wp:posOffset>
          </wp:positionH>
          <wp:positionV relativeFrom="page">
            <wp:posOffset>691540</wp:posOffset>
          </wp:positionV>
          <wp:extent cx="1281429" cy="340969"/>
          <wp:effectExtent b="0" l="0" r="0" t="0"/>
          <wp:wrapNone/>
          <wp:docPr id="1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281429" cy="34096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1440" w:hanging="360"/>
      </w:pPr>
      <w:rPr>
        <w:rFonts w:ascii="Times New Roman" w:cs="Times New Roman" w:eastAsia="Times New Roman" w:hAnsi="Times New Roman"/>
        <w:b w:val="1"/>
        <w:bCs w:val="1"/>
        <w:i w:val="0"/>
        <w:iCs w:val="0"/>
        <w:sz w:val="36"/>
        <w:szCs w:val="36"/>
      </w:rPr>
    </w:lvl>
    <w:lvl w:ilvl="1">
      <w:start w:val="1"/>
      <w:numFmt w:val="decimal"/>
      <w:lvlText w:val="%1.%2"/>
      <w:lvlJc w:val="left"/>
      <w:pPr>
        <w:ind w:left="1183" w:hanging="464"/>
      </w:pPr>
      <w:rPr>
        <w:rFonts w:ascii="Times New Roman" w:cs="Times New Roman" w:eastAsia="Times New Roman" w:hAnsi="Times New Roman"/>
        <w:b w:val="1"/>
        <w:bCs w:val="1"/>
        <w:i w:val="0"/>
        <w:iCs w:val="0"/>
        <w:sz w:val="32"/>
        <w:szCs w:val="32"/>
      </w:rPr>
    </w:lvl>
    <w:lvl w:ilvl="2">
      <w:start w:val="1"/>
      <w:numFmt w:val="decimal"/>
      <w:lvlText w:val="%1.%2.%3"/>
      <w:lvlJc w:val="left"/>
      <w:pPr>
        <w:ind w:left="1349" w:hanging="629"/>
      </w:pPr>
      <w:rPr>
        <w:rFonts w:ascii="Times New Roman" w:cs="Times New Roman" w:eastAsia="Times New Roman" w:hAnsi="Times New Roman"/>
        <w:b w:val="1"/>
        <w:bCs w:val="1"/>
        <w:i w:val="0"/>
        <w:iCs w:val="0"/>
        <w:sz w:val="28"/>
        <w:szCs w:val="28"/>
      </w:rPr>
    </w:lvl>
    <w:lvl w:ilvl="3">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1800" w:hanging="360"/>
      </w:pPr>
      <w:rPr/>
    </w:lvl>
    <w:lvl w:ilvl="5">
      <w:start w:val="0"/>
      <w:numFmt w:val="bullet"/>
      <w:lvlText w:val="•"/>
      <w:lvlJc w:val="left"/>
      <w:pPr>
        <w:ind w:left="3360" w:hanging="360"/>
      </w:pPr>
      <w:rPr/>
    </w:lvl>
    <w:lvl w:ilvl="6">
      <w:start w:val="0"/>
      <w:numFmt w:val="bullet"/>
      <w:lvlText w:val="•"/>
      <w:lvlJc w:val="left"/>
      <w:pPr>
        <w:ind w:left="4920" w:hanging="360"/>
      </w:pPr>
      <w:rPr/>
    </w:lvl>
    <w:lvl w:ilvl="7">
      <w:start w:val="0"/>
      <w:numFmt w:val="bullet"/>
      <w:lvlText w:val="•"/>
      <w:lvlJc w:val="left"/>
      <w:pPr>
        <w:ind w:left="6480" w:hanging="360"/>
      </w:pPr>
      <w:rPr/>
    </w:lvl>
    <w:lvl w:ilvl="8">
      <w:start w:val="0"/>
      <w:numFmt w:val="bullet"/>
      <w:lvlText w:val="•"/>
      <w:lvlJc w:val="left"/>
      <w:pPr>
        <w:ind w:left="8040" w:hanging="360"/>
      </w:pPr>
      <w:rPr/>
    </w:lvl>
  </w:abstractNum>
  <w:abstractNum w:abstractNumId="20">
    <w:lvl w:ilvl="0">
      <w:start w:val="1"/>
      <w:numFmt w:val="decimal"/>
      <w:lvlText w:val="%1."/>
      <w:lvlJc w:val="left"/>
      <w:pPr>
        <w:ind w:left="960" w:hanging="240"/>
      </w:pPr>
      <w:rPr>
        <w:rFonts w:ascii="Times New Roman" w:cs="Times New Roman" w:eastAsia="Times New Roman" w:hAnsi="Times New Roman"/>
        <w:b w:val="0"/>
        <w:bCs w:val="0"/>
        <w:i w:val="0"/>
        <w:iCs w:val="0"/>
        <w:sz w:val="24"/>
        <w:szCs w:val="24"/>
      </w:rPr>
    </w:lvl>
    <w:lvl w:ilvl="1">
      <w:start w:val="1"/>
      <w:numFmt w:val="decimal"/>
      <w:lvlText w:val="%1.%2"/>
      <w:lvlJc w:val="left"/>
      <w:pPr>
        <w:ind w:left="1546" w:hanging="346"/>
      </w:pPr>
      <w:rPr>
        <w:rFonts w:ascii="Times New Roman" w:cs="Times New Roman" w:eastAsia="Times New Roman" w:hAnsi="Times New Roman"/>
        <w:b w:val="0"/>
        <w:bCs w:val="0"/>
        <w:i w:val="0"/>
        <w:iCs w:val="0"/>
        <w:sz w:val="24"/>
        <w:szCs w:val="24"/>
      </w:rPr>
    </w:lvl>
    <w:lvl w:ilvl="2">
      <w:start w:val="1"/>
      <w:numFmt w:val="decimal"/>
      <w:lvlText w:val="%1.%2.%3"/>
      <w:lvlJc w:val="left"/>
      <w:pPr>
        <w:ind w:left="2160"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2160" w:hanging="540"/>
      </w:pPr>
      <w:rPr/>
    </w:lvl>
    <w:lvl w:ilvl="4">
      <w:start w:val="0"/>
      <w:numFmt w:val="bullet"/>
      <w:lvlText w:val="•"/>
      <w:lvlJc w:val="left"/>
      <w:pPr>
        <w:ind w:left="3445" w:hanging="540"/>
      </w:pPr>
      <w:rPr/>
    </w:lvl>
    <w:lvl w:ilvl="5">
      <w:start w:val="0"/>
      <w:numFmt w:val="bullet"/>
      <w:lvlText w:val="•"/>
      <w:lvlJc w:val="left"/>
      <w:pPr>
        <w:ind w:left="4731" w:hanging="540"/>
      </w:pPr>
      <w:rPr/>
    </w:lvl>
    <w:lvl w:ilvl="6">
      <w:start w:val="0"/>
      <w:numFmt w:val="bullet"/>
      <w:lvlText w:val="•"/>
      <w:lvlJc w:val="left"/>
      <w:pPr>
        <w:ind w:left="6017" w:hanging="540"/>
      </w:pPr>
      <w:rPr/>
    </w:lvl>
    <w:lvl w:ilvl="7">
      <w:start w:val="0"/>
      <w:numFmt w:val="bullet"/>
      <w:lvlText w:val="•"/>
      <w:lvlJc w:val="left"/>
      <w:pPr>
        <w:ind w:left="7302" w:hanging="540"/>
      </w:pPr>
      <w:rPr/>
    </w:lvl>
    <w:lvl w:ilvl="8">
      <w:start w:val="0"/>
      <w:numFmt w:val="bullet"/>
      <w:lvlText w:val="•"/>
      <w:lvlJc w:val="left"/>
      <w:pPr>
        <w:ind w:left="8588" w:hanging="540"/>
      </w:pPr>
      <w:rPr/>
    </w:lvl>
  </w:abstractNum>
  <w:abstractNum w:abstractNumId="21">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77" w:lineRule="auto"/>
      <w:ind w:left="1439" w:hanging="359.00000000000006"/>
    </w:pPr>
    <w:rPr>
      <w:rFonts w:ascii="Times New Roman" w:cs="Times New Roman" w:eastAsia="Times New Roman" w:hAnsi="Times New Roman"/>
      <w:b w:val="1"/>
      <w:bCs w:val="1"/>
      <w:sz w:val="36"/>
      <w:szCs w:val="36"/>
    </w:rPr>
  </w:style>
  <w:style w:type="paragraph" w:styleId="Heading2">
    <w:name w:val="heading 2"/>
    <w:basedOn w:val="Normal"/>
    <w:next w:val="Normal"/>
    <w:pPr>
      <w:ind w:left="1199" w:hanging="479.00000000000006"/>
    </w:pPr>
    <w:rPr>
      <w:rFonts w:ascii="Times New Roman" w:cs="Times New Roman" w:eastAsia="Times New Roman" w:hAnsi="Times New Roman"/>
      <w:b w:val="1"/>
      <w:bCs w:val="1"/>
      <w:sz w:val="32"/>
      <w:szCs w:val="32"/>
    </w:rPr>
  </w:style>
  <w:style w:type="paragraph" w:styleId="Heading3">
    <w:name w:val="heading 3"/>
    <w:basedOn w:val="Normal"/>
    <w:next w:val="Normal"/>
    <w:pPr>
      <w:ind w:left="1345" w:hanging="625"/>
    </w:pPr>
    <w:rPr>
      <w:rFonts w:ascii="Times New Roman" w:cs="Times New Roman" w:eastAsia="Times New Roman" w:hAnsi="Times New Roman"/>
      <w:b w:val="1"/>
      <w:bCs w:val="1"/>
      <w:sz w:val="28"/>
      <w:szCs w:val="28"/>
    </w:rPr>
  </w:style>
  <w:style w:type="paragraph" w:styleId="Heading4">
    <w:name w:val="heading 4"/>
    <w:basedOn w:val="Normal"/>
    <w:next w:val="Normal"/>
    <w:pPr>
      <w:spacing w:before="161" w:lineRule="auto"/>
      <w:ind w:left="1439" w:hanging="359.00000000000006"/>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651" w:right="1007" w:hanging="2.9999999999999716"/>
      <w:jc w:val="center"/>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hyperlink" Target="https://www.json.org/" TargetMode="External"/><Relationship Id="rId42" Type="http://schemas.openxmlformats.org/officeDocument/2006/relationships/footer" Target="footer5.xml"/><Relationship Id="rId41" Type="http://schemas.openxmlformats.org/officeDocument/2006/relationships/header" Target="header5.xml"/><Relationship Id="rId22" Type="http://schemas.openxmlformats.org/officeDocument/2006/relationships/hyperlink" Target="http://utils.py" TargetMode="External"/><Relationship Id="rId44" Type="http://schemas.openxmlformats.org/officeDocument/2006/relationships/image" Target="media/image6.jpg"/><Relationship Id="rId21" Type="http://schemas.openxmlformats.org/officeDocument/2006/relationships/hyperlink" Target="https://www.w3.org/" TargetMode="External"/><Relationship Id="rId43" Type="http://schemas.openxmlformats.org/officeDocument/2006/relationships/image" Target="media/image28.jpg"/><Relationship Id="rId24" Type="http://schemas.openxmlformats.org/officeDocument/2006/relationships/image" Target="media/image24.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jpg"/><Relationship Id="rId25" Type="http://schemas.openxmlformats.org/officeDocument/2006/relationships/image" Target="media/image9.jpg"/><Relationship Id="rId28" Type="http://schemas.openxmlformats.org/officeDocument/2006/relationships/header" Target="header3.xml"/><Relationship Id="rId27" Type="http://schemas.openxmlformats.org/officeDocument/2006/relationships/image" Target="media/image26.jpg"/><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9.jpg"/><Relationship Id="rId30" Type="http://schemas.openxmlformats.org/officeDocument/2006/relationships/image" Target="media/image2.png"/><Relationship Id="rId11" Type="http://schemas.openxmlformats.org/officeDocument/2006/relationships/image" Target="media/image8.jpg"/><Relationship Id="rId33" Type="http://schemas.openxmlformats.org/officeDocument/2006/relationships/footer" Target="footer4.xml"/><Relationship Id="rId10" Type="http://schemas.openxmlformats.org/officeDocument/2006/relationships/footer" Target="footer2.xml"/><Relationship Id="rId32" Type="http://schemas.openxmlformats.org/officeDocument/2006/relationships/header" Target="header4.xml"/><Relationship Id="rId13" Type="http://schemas.openxmlformats.org/officeDocument/2006/relationships/image" Target="media/image18.png"/><Relationship Id="rId35" Type="http://schemas.openxmlformats.org/officeDocument/2006/relationships/image" Target="media/image13.jpg"/><Relationship Id="rId12" Type="http://schemas.openxmlformats.org/officeDocument/2006/relationships/image" Target="media/image23.jpg"/><Relationship Id="rId34" Type="http://schemas.openxmlformats.org/officeDocument/2006/relationships/image" Target="media/image27.jpg"/><Relationship Id="rId15" Type="http://schemas.openxmlformats.org/officeDocument/2006/relationships/image" Target="media/image10.png"/><Relationship Id="rId37" Type="http://schemas.openxmlformats.org/officeDocument/2006/relationships/image" Target="media/image19.jpg"/><Relationship Id="rId14" Type="http://schemas.openxmlformats.org/officeDocument/2006/relationships/image" Target="media/image11.png"/><Relationship Id="rId36" Type="http://schemas.openxmlformats.org/officeDocument/2006/relationships/image" Target="media/image35.jpg"/><Relationship Id="rId17" Type="http://schemas.openxmlformats.org/officeDocument/2006/relationships/image" Target="media/image25.png"/><Relationship Id="rId39" Type="http://schemas.openxmlformats.org/officeDocument/2006/relationships/image" Target="media/image14.jpg"/><Relationship Id="rId16" Type="http://schemas.openxmlformats.org/officeDocument/2006/relationships/image" Target="media/image20.png"/><Relationship Id="rId38" Type="http://schemas.openxmlformats.org/officeDocument/2006/relationships/image" Target="media/image16.jpg"/><Relationship Id="rId19" Type="http://schemas.openxmlformats.org/officeDocument/2006/relationships/hyperlink" Target="https://developer.mozilla.org/" TargetMode="External"/><Relationship Id="rId18" Type="http://schemas.openxmlformats.org/officeDocument/2006/relationships/hyperlink" Target="https://docs.python.org/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30.png"/></Relationships>
</file>

<file path=word/_rels/footer4.xml.rels><?xml version="1.0" encoding="UTF-8" standalone="yes"?><Relationships xmlns="http://schemas.openxmlformats.org/package/2006/relationships"><Relationship Id="rId1" Type="http://schemas.openxmlformats.org/officeDocument/2006/relationships/image" Target="media/image30.png"/></Relationships>
</file>

<file path=word/_rels/footer5.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2026-04-25T00:00:00Z</vt:lpwstr>
  </property>
  <property fmtid="{D5CDD505-2E9C-101B-9397-08002B2CF9AE}" pid="3" name="Creator">
    <vt:lpwstr>Microsoft® Word for Microsoft 365</vt:lpwstr>
  </property>
  <property fmtid="{D5CDD505-2E9C-101B-9397-08002B2CF9AE}" pid="4" name="LastSaved">
    <vt:lpwstr>2026-04-26T00:00:00Z</vt:lpwstr>
  </property>
  <property fmtid="{D5CDD505-2E9C-101B-9397-08002B2CF9AE}" pid="5" name="Producer">
    <vt:lpwstr>Microsoft® Word for Microsoft 365</vt:lpwstr>
  </property>
</Properties>
</file>